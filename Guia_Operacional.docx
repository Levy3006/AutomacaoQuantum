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A02A" w14:textId="77777777" w:rsidR="00655186" w:rsidRPr="00096007" w:rsidRDefault="00972F3A">
      <w:pPr>
        <w:spacing w:before="1300"/>
        <w:jc w:val="center"/>
        <w:rPr>
          <w:color w:val="4A7B29" w:themeColor="accent2" w:themeShade="BF"/>
        </w:rPr>
      </w:pPr>
      <w:r w:rsidRPr="00096007">
        <w:rPr>
          <w:b/>
          <w:bCs/>
          <w:color w:val="4A7B29" w:themeColor="accent2" w:themeShade="BF"/>
          <w:sz w:val="58"/>
          <w:szCs w:val="58"/>
        </w:rPr>
        <w:t>Automação Quantum Axis</w:t>
      </w:r>
    </w:p>
    <w:p w14:paraId="2CFB319E" w14:textId="77777777" w:rsidR="00655186" w:rsidRPr="00096007" w:rsidRDefault="00972F3A">
      <w:pPr>
        <w:spacing w:after="60"/>
        <w:jc w:val="center"/>
        <w:rPr>
          <w:color w:val="4A7B29" w:themeColor="accent2" w:themeShade="BF"/>
        </w:rPr>
      </w:pPr>
      <w:r w:rsidRPr="00096007">
        <w:rPr>
          <w:b/>
          <w:bCs/>
          <w:color w:val="4A7B29" w:themeColor="accent2" w:themeShade="BF"/>
          <w:sz w:val="28"/>
          <w:szCs w:val="28"/>
        </w:rPr>
        <w:t>GUIA OPERACIONAL E DE MANUTENÇÃO LEVE</w:t>
      </w:r>
    </w:p>
    <w:p w14:paraId="3BAB4361" w14:textId="77777777" w:rsidR="00655186" w:rsidRDefault="00972F3A">
      <w:pPr>
        <w:jc w:val="center"/>
      </w:pPr>
      <w:r>
        <w:rPr>
          <w:i/>
          <w:iCs/>
          <w:color w:val="5A6B7A"/>
          <w:sz w:val="24"/>
          <w:szCs w:val="24"/>
        </w:rPr>
        <w:t>Para usuários com alguma familiaridade técnica</w:t>
      </w:r>
    </w:p>
    <w:p w14:paraId="3444B6EE" w14:textId="77777777" w:rsidR="00655186" w:rsidRDefault="00972F3A">
      <w:pPr>
        <w:pBdr>
          <w:top w:val="single" w:sz="10" w:space="8" w:color="2E75B6"/>
          <w:bottom w:val="single" w:sz="10" w:space="8" w:color="2E75B6"/>
        </w:pBdr>
        <w:spacing w:before="400"/>
        <w:jc w:val="center"/>
      </w:pPr>
      <w:r>
        <w:rPr>
          <w:color w:val="5A6B7A"/>
          <w:sz w:val="20"/>
          <w:szCs w:val="20"/>
        </w:rPr>
        <w:t xml:space="preserve">Execução, ajustes do dia a dia e pequenas </w:t>
      </w:r>
      <w:r w:rsidRPr="00096007">
        <w:rPr>
          <w:color w:val="5A6B7A"/>
          <w:sz w:val="20"/>
          <w:szCs w:val="20"/>
        </w:rPr>
        <w:t>manutenções</w:t>
      </w:r>
    </w:p>
    <w:p w14:paraId="4B2AA85E" w14:textId="671668B2" w:rsidR="00655186" w:rsidRDefault="00972F3A">
      <w:pPr>
        <w:spacing w:before="1700"/>
        <w:jc w:val="center"/>
      </w:pPr>
      <w:r>
        <w:rPr>
          <w:b/>
          <w:bCs/>
          <w:color w:val="5A6B7A"/>
        </w:rPr>
        <w:t xml:space="preserve">CAPEF · </w:t>
      </w:r>
      <w:del w:id="0" w:author="SABRINA Carla Alves da Silva Melo" w:date="2026-07-06T13:34:00Z" w16du:dateUtc="2026-07-06T16:34:00Z">
        <w:r w:rsidDel="009831CE">
          <w:rPr>
            <w:b/>
            <w:bCs/>
            <w:color w:val="5A6B7A"/>
          </w:rPr>
          <w:delText>GERIM</w:delText>
        </w:r>
      </w:del>
      <w:ins w:id="1" w:author="SABRINA Carla Alves da Silva Melo" w:date="2026-07-06T13:34:00Z" w16du:dateUtc="2026-07-06T16:34:00Z">
        <w:r w:rsidR="009831CE">
          <w:rPr>
            <w:b/>
            <w:bCs/>
            <w:color w:val="5A6B7A"/>
          </w:rPr>
          <w:t>GERIN</w:t>
        </w:r>
      </w:ins>
    </w:p>
    <w:p w14:paraId="3E8A0B2B" w14:textId="77777777" w:rsidR="00655186" w:rsidRDefault="00972F3A">
      <w:r>
        <w:br w:type="page"/>
      </w:r>
    </w:p>
    <w:p w14:paraId="50DB5579" w14:textId="77777777" w:rsidR="00655186" w:rsidRPr="00096007" w:rsidRDefault="00972F3A">
      <w:pPr>
        <w:spacing w:after="160"/>
        <w:rPr>
          <w:color w:val="4A7B29" w:themeColor="accent2" w:themeShade="BF"/>
        </w:rPr>
      </w:pPr>
      <w:r w:rsidRPr="00096007">
        <w:rPr>
          <w:b/>
          <w:bCs/>
          <w:color w:val="4A7B29" w:themeColor="accent2" w:themeShade="BF"/>
          <w:sz w:val="30"/>
          <w:szCs w:val="30"/>
        </w:rPr>
        <w:lastRenderedPageBreak/>
        <w:t>Índice</w:t>
      </w:r>
    </w:p>
    <w:sdt>
      <w:sdtPr>
        <w:alias w:val="Índice"/>
        <w:id w:val="1010871834"/>
      </w:sdtPr>
      <w:sdtEndPr/>
      <w:sdtContent>
        <w:p w14:paraId="096AEF88" w14:textId="77777777" w:rsidR="00096007" w:rsidRDefault="00972F3A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39064" w:history="1">
            <w:r w:rsidR="00096007" w:rsidRPr="00E8589D">
              <w:rPr>
                <w:rStyle w:val="Hyperlink"/>
                <w:noProof/>
              </w:rPr>
              <w:t>1. Visão geral</w:t>
            </w:r>
            <w:r w:rsidR="00096007">
              <w:rPr>
                <w:noProof/>
              </w:rPr>
              <w:tab/>
            </w:r>
            <w:r w:rsidR="00096007">
              <w:rPr>
                <w:noProof/>
              </w:rPr>
              <w:fldChar w:fldCharType="begin"/>
            </w:r>
            <w:r w:rsidR="00096007">
              <w:rPr>
                <w:noProof/>
              </w:rPr>
              <w:instrText xml:space="preserve"> PAGEREF _Toc233039064 \h </w:instrText>
            </w:r>
            <w:r w:rsidR="00096007">
              <w:rPr>
                <w:noProof/>
              </w:rPr>
            </w:r>
            <w:r w:rsidR="00096007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096007">
              <w:rPr>
                <w:noProof/>
              </w:rPr>
              <w:fldChar w:fldCharType="end"/>
            </w:r>
          </w:hyperlink>
        </w:p>
        <w:p w14:paraId="6673EF73" w14:textId="77777777" w:rsidR="00096007" w:rsidRDefault="0009600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039065" w:history="1">
            <w:r w:rsidRPr="00E8589D">
              <w:rPr>
                <w:rStyle w:val="Hyperlink"/>
                <w:noProof/>
              </w:rPr>
              <w:t>2. Fluxo de execução (diagrama)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B5EDB7" w14:textId="77777777" w:rsidR="00096007" w:rsidRDefault="0009600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039066" w:history="1">
            <w:r w:rsidRPr="00E8589D">
              <w:rPr>
                <w:rStyle w:val="Hyperlink"/>
                <w:noProof/>
              </w:rPr>
              <w:t>3. Estrutura de arquivos e pastas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6D3E47" w14:textId="77777777" w:rsidR="00096007" w:rsidRDefault="0009600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039067" w:history="1">
            <w:r w:rsidRPr="00E8589D">
              <w:rPr>
                <w:rStyle w:val="Hyperlink"/>
                <w:noProof/>
              </w:rPr>
              <w:t>4. Execução no dia a 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FAF77E" w14:textId="77777777" w:rsidR="00096007" w:rsidRDefault="0009600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039068" w:history="1">
            <w:r w:rsidRPr="00E8589D">
              <w:rPr>
                <w:rStyle w:val="Hyperlink"/>
                <w:noProof/>
              </w:rPr>
              <w:t>5. Pastas de saída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F5847A" w14:textId="77777777" w:rsidR="00096007" w:rsidRDefault="0009600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039069" w:history="1">
            <w:r w:rsidRPr="00E8589D">
              <w:rPr>
                <w:rStyle w:val="Hyperlink"/>
                <w:noProof/>
              </w:rPr>
              <w:t>6. Manutenções leves que você mesmo pode fazer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E7FEC8" w14:textId="77777777" w:rsidR="00096007" w:rsidRDefault="00096007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039070" w:history="1">
            <w:r w:rsidRPr="00E8589D">
              <w:rPr>
                <w:rStyle w:val="Hyperlink"/>
                <w:noProof/>
              </w:rPr>
              <w:t>6.1. Incluir ou remover uma classe de fundos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261CEA" w14:textId="77777777" w:rsidR="00096007" w:rsidRDefault="00096007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039071" w:history="1">
            <w:r w:rsidRPr="00E8589D">
              <w:rPr>
                <w:rStyle w:val="Hyperlink"/>
                <w:noProof/>
              </w:rPr>
              <w:t>6.2. Ajustar o tempo de espera (timeouts)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302A2E" w14:textId="77777777" w:rsidR="00096007" w:rsidRDefault="00096007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039072" w:history="1">
            <w:r w:rsidRPr="00E8589D">
              <w:rPr>
                <w:rStyle w:val="Hyperlink"/>
                <w:noProof/>
              </w:rPr>
              <w:t>6.3. Conferir credenciais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CEF337" w14:textId="77777777" w:rsidR="00096007" w:rsidRDefault="00096007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039073" w:history="1">
            <w:r w:rsidRPr="00E8589D">
              <w:rPr>
                <w:rStyle w:val="Hyperlink"/>
                <w:noProof/>
              </w:rPr>
              <w:t>6.4. Atualizar dependências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5549EA" w14:textId="77777777" w:rsidR="00096007" w:rsidRDefault="0009600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039074" w:history="1">
            <w:r w:rsidRPr="00E8589D">
              <w:rPr>
                <w:rStyle w:val="Hyperlink"/>
                <w:noProof/>
              </w:rPr>
              <w:t>7. Teste de estabilidade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01740C" w14:textId="77777777" w:rsidR="00096007" w:rsidRDefault="0009600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039075" w:history="1">
            <w:r w:rsidRPr="00E8589D">
              <w:rPr>
                <w:rStyle w:val="Hyperlink"/>
                <w:noProof/>
              </w:rPr>
              <w:t>8. Quando acionar a equipe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CDA244" w14:textId="77777777" w:rsidR="00096007" w:rsidRDefault="00096007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039076" w:history="1">
            <w:r w:rsidRPr="00E8589D">
              <w:rPr>
                <w:rStyle w:val="Hyperlink"/>
                <w:noProof/>
              </w:rPr>
              <w:t>9. Contato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_Toc233039076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2F3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D6BD21" w14:textId="77777777" w:rsidR="00655186" w:rsidRDefault="00972F3A">
          <w:r>
            <w:fldChar w:fldCharType="end"/>
          </w:r>
        </w:p>
      </w:sdtContent>
    </w:sdt>
    <w:p w14:paraId="37227E32" w14:textId="77777777" w:rsidR="00655186" w:rsidRDefault="00972F3A">
      <w:r>
        <w:br w:type="page"/>
      </w:r>
    </w:p>
    <w:p w14:paraId="41500A86" w14:textId="77777777" w:rsidR="00655186" w:rsidRPr="00096007" w:rsidRDefault="00972F3A">
      <w:pPr>
        <w:pStyle w:val="Ttulo1"/>
        <w:rPr>
          <w:color w:val="4A7B29" w:themeColor="accent2" w:themeShade="BF"/>
        </w:rPr>
      </w:pPr>
      <w:bookmarkStart w:id="2" w:name="_Toc233039064"/>
      <w:r w:rsidRPr="00096007">
        <w:rPr>
          <w:color w:val="4A7B29" w:themeColor="accent2" w:themeShade="BF"/>
        </w:rPr>
        <w:lastRenderedPageBreak/>
        <w:t>1. Visão geral</w:t>
      </w:r>
      <w:bookmarkEnd w:id="2"/>
    </w:p>
    <w:p w14:paraId="36B07FA9" w14:textId="77777777" w:rsidR="00D6720C" w:rsidRDefault="00972F3A">
      <w:pPr>
        <w:spacing w:after="140" w:line="276" w:lineRule="auto"/>
      </w:pPr>
      <w:r>
        <w:t>O sistema automatiza a extração e o tratamento de relatórios de fundos de investimento do portal Quan</w:t>
      </w:r>
      <w:r w:rsidR="00D6720C">
        <w:t>tum Axis. Ele é dividido em algumas</w:t>
      </w:r>
      <w:r>
        <w:t xml:space="preserve"> etapas encadeadas: </w:t>
      </w:r>
    </w:p>
    <w:p w14:paraId="2C1E4D17" w14:textId="77777777" w:rsidR="00D6720C" w:rsidRDefault="00D6720C" w:rsidP="00D6720C">
      <w:pPr>
        <w:pStyle w:val="PargrafodaLista"/>
        <w:numPr>
          <w:ilvl w:val="0"/>
          <w:numId w:val="5"/>
        </w:numPr>
        <w:spacing w:after="140" w:line="276" w:lineRule="auto"/>
      </w:pPr>
      <w:r>
        <w:t>Instalação de dependências se necessário.</w:t>
      </w:r>
    </w:p>
    <w:p w14:paraId="218024E7" w14:textId="77777777" w:rsidR="00D6720C" w:rsidRDefault="00D6720C" w:rsidP="00D6720C">
      <w:pPr>
        <w:pStyle w:val="PargrafodaLista"/>
        <w:numPr>
          <w:ilvl w:val="0"/>
          <w:numId w:val="5"/>
        </w:numPr>
        <w:spacing w:after="140" w:line="276" w:lineRule="auto"/>
      </w:pPr>
      <w:r>
        <w:t>Coleta de Credenciais e outras informações</w:t>
      </w:r>
    </w:p>
    <w:p w14:paraId="4C147893" w14:textId="77777777" w:rsidR="00D6720C" w:rsidRDefault="00D6720C" w:rsidP="00D6720C">
      <w:pPr>
        <w:pStyle w:val="PargrafodaLista"/>
        <w:numPr>
          <w:ilvl w:val="0"/>
          <w:numId w:val="5"/>
        </w:numPr>
        <w:spacing w:after="140" w:line="276" w:lineRule="auto"/>
      </w:pPr>
      <w:r>
        <w:t>Autenticação, manipulação e extração via script Selenium</w:t>
      </w:r>
    </w:p>
    <w:p w14:paraId="48628441" w14:textId="77777777" w:rsidR="00D6720C" w:rsidRDefault="00D6720C" w:rsidP="00D6720C">
      <w:pPr>
        <w:pStyle w:val="PargrafodaLista"/>
        <w:numPr>
          <w:ilvl w:val="0"/>
          <w:numId w:val="5"/>
        </w:numPr>
        <w:spacing w:after="140" w:line="276" w:lineRule="auto"/>
      </w:pPr>
      <w:r>
        <w:t>Tratamento, organização e limpeza dos relatórios baixados (Pandas)</w:t>
      </w:r>
    </w:p>
    <w:p w14:paraId="06789E30" w14:textId="6CFCC189" w:rsidR="00346E6B" w:rsidRDefault="00972F3A">
      <w:pPr>
        <w:spacing w:after="140" w:line="276" w:lineRule="auto"/>
      </w:pPr>
      <w:r>
        <w:t>Cada "classe" de fundo (</w:t>
      </w:r>
      <w:r w:rsidR="00D6720C">
        <w:t xml:space="preserve">Indicadores, </w:t>
      </w:r>
      <w:r>
        <w:t>Renda Fixa, Multimercad</w:t>
      </w:r>
      <w:r w:rsidR="00D6720C">
        <w:t>o, Renda Variável etc.,)</w:t>
      </w:r>
      <w:r>
        <w:t xml:space="preserve"> é processada em sequência. </w:t>
      </w:r>
      <w:ins w:id="3" w:author="SABRINA Carla Alves da Silva Melo" w:date="2026-07-06T13:53:00Z" w16du:dateUtc="2026-07-06T16:53:00Z">
        <w:r w:rsidR="008C24A3" w:rsidRPr="008C24A3">
          <w:t>Antes do início da automação, o usuário escolhe quais categorias deseja processar. Apenas as categorias selecionadas serão executadas.</w:t>
        </w:r>
      </w:ins>
    </w:p>
    <w:p w14:paraId="5C59527B" w14:textId="77777777" w:rsidR="00655186" w:rsidRDefault="00972F3A">
      <w:pPr>
        <w:spacing w:after="140" w:line="276" w:lineRule="auto"/>
      </w:pPr>
      <w:r>
        <w:t>Para cada uma, o programa faz login, monta o</w:t>
      </w:r>
      <w:r w:rsidR="00346E6B">
        <w:t>s</w:t>
      </w:r>
      <w:r>
        <w:t xml:space="preserve"> filtro</w:t>
      </w:r>
      <w:r w:rsidR="00346E6B">
        <w:t>s</w:t>
      </w:r>
      <w:r>
        <w:t xml:space="preserve"> no portal,</w:t>
      </w:r>
      <w:r w:rsidR="00346E6B">
        <w:t xml:space="preserve"> seleciona as subclasses,</w:t>
      </w:r>
      <w:r>
        <w:t xml:space="preserve"> </w:t>
      </w:r>
      <w:r w:rsidR="00346E6B">
        <w:t>f</w:t>
      </w:r>
      <w:r w:rsidR="0090625B">
        <w:t>az algumas manipulaç</w:t>
      </w:r>
      <w:r w:rsidR="00346E6B">
        <w:t>ões em sequência</w:t>
      </w:r>
      <w:r w:rsidR="0090625B">
        <w:t xml:space="preserve">, </w:t>
      </w:r>
      <w:r>
        <w:t>baixa o relatório em Excel e gera as planilhas finais</w:t>
      </w:r>
      <w:r w:rsidR="00D6720C">
        <w:t xml:space="preserve"> tratadas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6EAAF" w:themeFill="accent1" w:themeFillTint="6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186" w:rsidRPr="00346E6B" w14:paraId="3C9CE78F" w14:textId="77777777" w:rsidTr="00096007"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EAF4D7" w:themeFill="accent1" w:themeFillTint="3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9BE179E" w14:textId="162DF47D" w:rsidR="00655186" w:rsidRPr="00D6720C" w:rsidRDefault="00972F3A">
            <w:pPr>
              <w:rPr>
                <w:u w:val="single"/>
              </w:rPr>
            </w:pPr>
            <w:r>
              <w:rPr>
                <w:b/>
                <w:bCs/>
                <w:color w:val="1A3A5C"/>
              </w:rPr>
              <w:t xml:space="preserve">ℹ️ </w:t>
            </w:r>
            <w:r w:rsidRPr="00096007">
              <w:rPr>
                <w:b/>
                <w:bCs/>
                <w:color w:val="31521B" w:themeColor="accent2" w:themeShade="80"/>
              </w:rPr>
              <w:t xml:space="preserve">Tecnologias:  </w:t>
            </w:r>
            <w:r>
              <w:rPr>
                <w:color w:val="3A3A3A"/>
              </w:rPr>
              <w:t>Python, Selenium (controle do Chrome), webdriver-manager (driver automático), pandas/openpyxl (tratamento de Excel) e rich/pyfiglet (interface no terminal).</w:t>
            </w:r>
            <w:r w:rsidR="00D6720C">
              <w:rPr>
                <w:color w:val="3A3A3A"/>
              </w:rPr>
              <w:t xml:space="preserve">Para mais detalhes sobre </w:t>
            </w:r>
            <w:ins w:id="4" w:author="SABRINA Carla Alves da Silva Melo" w:date="2026-07-06T18:08:00Z" w16du:dateUtc="2026-07-06T21:08:00Z">
              <w:r w:rsidR="007A4019" w:rsidRPr="007A4019">
                <w:rPr>
                  <w:color w:val="3A3A3A"/>
                </w:rPr>
                <w:t>todas as dependências utilizadas</w:t>
              </w:r>
            </w:ins>
            <w:del w:id="5" w:author="SABRINA Carla Alves da Silva Melo" w:date="2026-07-06T18:08:00Z" w16du:dateUtc="2026-07-06T21:08:00Z">
              <w:r w:rsidR="00D6720C" w:rsidDel="007A4019">
                <w:rPr>
                  <w:color w:val="3A3A3A"/>
                </w:rPr>
                <w:delText>as tecnologias,</w:delText>
              </w:r>
            </w:del>
            <w:r w:rsidR="00D6720C">
              <w:rPr>
                <w:color w:val="3A3A3A"/>
              </w:rPr>
              <w:t xml:space="preserve"> consulte o arquivo requirements.txt</w:t>
            </w:r>
            <w:ins w:id="6" w:author="SABRINA Carla Alves da Silva Melo" w:date="2026-07-06T18:09:00Z" w16du:dateUtc="2026-07-06T21:09:00Z">
              <w:r w:rsidR="007A4019">
                <w:rPr>
                  <w:color w:val="3A3A3A"/>
                </w:rPr>
                <w:t xml:space="preserve"> </w:t>
              </w:r>
              <w:r w:rsidR="007A4019" w:rsidRPr="007A4019">
                <w:rPr>
                  <w:color w:val="3A3A3A"/>
                </w:rPr>
                <w:t>presente na pasta do projeto.</w:t>
              </w:r>
            </w:ins>
          </w:p>
        </w:tc>
      </w:tr>
    </w:tbl>
    <w:p w14:paraId="6A6C26A6" w14:textId="77777777" w:rsidR="00655186" w:rsidRPr="00096007" w:rsidRDefault="00972F3A" w:rsidP="00E101F1">
      <w:pPr>
        <w:pStyle w:val="Ttulo1"/>
        <w:tabs>
          <w:tab w:val="left" w:pos="8470"/>
        </w:tabs>
        <w:rPr>
          <w:color w:val="4A7B29" w:themeColor="accent2" w:themeShade="BF"/>
        </w:rPr>
      </w:pPr>
      <w:bookmarkStart w:id="7" w:name="_Toc233039065"/>
      <w:r w:rsidRPr="00096007">
        <w:rPr>
          <w:color w:val="4A7B29" w:themeColor="accent2" w:themeShade="BF"/>
        </w:rPr>
        <w:t>2. Fluxo de execução (diagrama)</w:t>
      </w:r>
      <w:bookmarkEnd w:id="7"/>
      <w:r w:rsidR="00E101F1">
        <w:rPr>
          <w:color w:val="4A7B29" w:themeColor="accent2" w:themeShade="BF"/>
        </w:rPr>
        <w:tab/>
      </w:r>
    </w:p>
    <w:p w14:paraId="52139601" w14:textId="77777777" w:rsidR="00655186" w:rsidRDefault="00972F3A">
      <w:pPr>
        <w:spacing w:after="140" w:line="276" w:lineRule="auto"/>
      </w:pPr>
      <w:r>
        <w:t xml:space="preserve">O diagrama </w:t>
      </w:r>
      <w:r w:rsidR="00C37CB1">
        <w:t>abaixo resume o caminho</w:t>
      </w:r>
      <w:r>
        <w:t>, desde o duplo clique no script até as planilhas finais:</w:t>
      </w:r>
    </w:p>
    <w:p w14:paraId="546E8D30" w14:textId="77777777" w:rsidR="00E101F1" w:rsidRDefault="00E101F1">
      <w:pPr>
        <w:spacing w:after="140" w:line="276" w:lineRule="auto"/>
      </w:pPr>
    </w:p>
    <w:p w14:paraId="302B48B3" w14:textId="77777777" w:rsidR="00655186" w:rsidRDefault="00972F3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45E3386" wp14:editId="6CEB6D59">
            <wp:extent cx="6064106" cy="6997700"/>
            <wp:effectExtent l="0" t="0" r="0" b="0"/>
            <wp:docPr id="1" name="diagrama" descr="Fluxo do sistema de automacao" title="Diagrama de 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99" cy="702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C1D7" w14:textId="77777777" w:rsidR="0090625B" w:rsidRPr="0090625B" w:rsidRDefault="0090625B">
      <w:pPr>
        <w:spacing w:before="120" w:after="120"/>
        <w:jc w:val="center"/>
        <w:rPr>
          <w:sz w:val="16"/>
          <w:szCs w:val="16"/>
        </w:rPr>
      </w:pPr>
      <w:r w:rsidRPr="00E101F1">
        <w:rPr>
          <w:color w:val="C00000"/>
          <w:sz w:val="16"/>
          <w:szCs w:val="16"/>
        </w:rPr>
        <w:t>Observação:</w:t>
      </w:r>
      <w:r>
        <w:rPr>
          <w:sz w:val="16"/>
          <w:szCs w:val="16"/>
        </w:rPr>
        <w:t xml:space="preserve"> É importante deixar claro que esse diagrama é apenas uma simplificação</w:t>
      </w:r>
      <w:r w:rsidR="00E101F1">
        <w:rPr>
          <w:sz w:val="16"/>
          <w:szCs w:val="16"/>
        </w:rPr>
        <w:t>/generalização</w:t>
      </w:r>
      <w:r>
        <w:rPr>
          <w:sz w:val="16"/>
          <w:szCs w:val="16"/>
        </w:rPr>
        <w:t xml:space="preserve"> do fluxo e não aborda detalhadamente o fluxo das operaç</w:t>
      </w:r>
      <w:r w:rsidR="00E101F1">
        <w:rPr>
          <w:sz w:val="16"/>
          <w:szCs w:val="16"/>
        </w:rPr>
        <w:t>ões</w:t>
      </w:r>
      <w:r>
        <w:rPr>
          <w:sz w:val="16"/>
          <w:szCs w:val="16"/>
        </w:rPr>
        <w:t>. Para um fluxo mais completo e preciso, consulte a documentação técnica completa do projeto.</w:t>
      </w:r>
    </w:p>
    <w:p w14:paraId="5768FB2B" w14:textId="77777777" w:rsidR="00655186" w:rsidRDefault="00972F3A">
      <w:pPr>
        <w:pStyle w:val="Ttulo1"/>
        <w:pageBreakBefore/>
      </w:pPr>
      <w:bookmarkStart w:id="8" w:name="_Toc233039066"/>
      <w:r w:rsidRPr="00096007">
        <w:rPr>
          <w:color w:val="4A7B29" w:themeColor="accent2" w:themeShade="BF"/>
        </w:rPr>
        <w:lastRenderedPageBreak/>
        <w:t>3. Estrutura de arquivos e pastas</w:t>
      </w:r>
      <w:bookmarkEnd w:id="8"/>
    </w:p>
    <w:p w14:paraId="717884F3" w14:textId="77777777" w:rsidR="00655186" w:rsidRDefault="00972F3A">
      <w:pPr>
        <w:spacing w:after="140" w:line="276" w:lineRule="auto"/>
      </w:pPr>
      <w:r>
        <w:t>Conhecer o papel de cada arquivo ajuda a saber onde mexer quando algo precisa de ajuste:</w:t>
      </w:r>
    </w:p>
    <w:p w14:paraId="3791406F" w14:textId="77777777" w:rsidR="00655186" w:rsidRDefault="00655186">
      <w:pPr>
        <w:spacing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96007" w:rsidRPr="00096007" w14:paraId="53385E79" w14:textId="77777777" w:rsidTr="00096007">
        <w:trPr>
          <w:tblHeader/>
        </w:trPr>
        <w:tc>
          <w:tcPr>
            <w:tcW w:w="3200" w:type="dxa"/>
            <w:shd w:val="clear" w:color="auto" w:fill="D6EAAF" w:themeFill="accent1" w:themeFillTint="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61BA5D" w14:textId="77777777" w:rsidR="00655186" w:rsidRPr="00096007" w:rsidRDefault="00972F3A">
            <w:pPr>
              <w:rPr>
                <w:color w:val="4A7B29" w:themeColor="accent2" w:themeShade="BF"/>
              </w:rPr>
            </w:pPr>
            <w:r w:rsidRPr="00096007">
              <w:rPr>
                <w:b/>
                <w:bCs/>
                <w:color w:val="4A7B29" w:themeColor="accent2" w:themeShade="BF"/>
              </w:rPr>
              <w:t>Pasta / Item</w:t>
            </w:r>
          </w:p>
        </w:tc>
        <w:tc>
          <w:tcPr>
            <w:tcW w:w="6160" w:type="dxa"/>
            <w:shd w:val="clear" w:color="auto" w:fill="D6EAAF" w:themeFill="accent1" w:themeFillTint="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76C08" w14:textId="77777777" w:rsidR="00655186" w:rsidRPr="00096007" w:rsidRDefault="00972F3A">
            <w:pPr>
              <w:rPr>
                <w:color w:val="4A7B29" w:themeColor="accent2" w:themeShade="BF"/>
              </w:rPr>
            </w:pPr>
            <w:r w:rsidRPr="00096007">
              <w:rPr>
                <w:b/>
                <w:bCs/>
                <w:color w:val="4A7B29" w:themeColor="accent2" w:themeShade="BF"/>
              </w:rPr>
              <w:t>Para que serve</w:t>
            </w:r>
          </w:p>
        </w:tc>
      </w:tr>
      <w:tr w:rsidR="00096007" w:rsidRPr="00096007" w14:paraId="03422407" w14:textId="77777777"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8D33A1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script.bat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028201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color w:val="000000" w:themeColor="text1"/>
              </w:rPr>
              <w:t>Ponto de entrada. Cria o ambiente virtual</w:t>
            </w:r>
            <w:r w:rsidR="00C37CB1">
              <w:rPr>
                <w:color w:val="000000" w:themeColor="text1"/>
              </w:rPr>
              <w:t xml:space="preserve"> se não existir</w:t>
            </w:r>
            <w:r w:rsidRPr="00096007">
              <w:rPr>
                <w:color w:val="000000" w:themeColor="text1"/>
              </w:rPr>
              <w:t>, instala dependências e roda o main.py.</w:t>
            </w:r>
          </w:p>
        </w:tc>
      </w:tr>
      <w:tr w:rsidR="00096007" w:rsidRPr="00096007" w14:paraId="3C90599A" w14:textId="77777777">
        <w:tc>
          <w:tcPr>
            <w:tcW w:w="32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CD4D8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main.py</w:t>
            </w:r>
          </w:p>
        </w:tc>
        <w:tc>
          <w:tcPr>
            <w:tcW w:w="61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2E3412" w14:textId="77777777" w:rsidR="00655186" w:rsidRPr="00C37CB1" w:rsidRDefault="00972F3A">
            <w:pPr>
              <w:rPr>
                <w:color w:val="000000" w:themeColor="text1"/>
                <w:u w:val="single"/>
              </w:rPr>
            </w:pPr>
            <w:r w:rsidRPr="00096007">
              <w:rPr>
                <w:color w:val="000000" w:themeColor="text1"/>
              </w:rPr>
              <w:t xml:space="preserve">Coleta login, senha e data; percorre </w:t>
            </w:r>
            <w:r w:rsidR="00C37CB1">
              <w:rPr>
                <w:color w:val="000000" w:themeColor="text1"/>
              </w:rPr>
              <w:t>cada classe e chama a automação para cada uma das classes.</w:t>
            </w:r>
          </w:p>
        </w:tc>
      </w:tr>
      <w:tr w:rsidR="00096007" w:rsidRPr="00096007" w14:paraId="1E1EF7DB" w14:textId="77777777"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CA323B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fluxoV2.py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5A746" w14:textId="77777777" w:rsidR="00655186" w:rsidRPr="00096007" w:rsidRDefault="00C37CB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 coração da operação: funções que permitem</w:t>
            </w:r>
            <w:r w:rsidR="00972F3A" w:rsidRPr="00096007">
              <w:rPr>
                <w:color w:val="000000" w:themeColor="text1"/>
              </w:rPr>
              <w:t xml:space="preserve"> a navegação no portal: login, filtros, </w:t>
            </w:r>
            <w:r>
              <w:rPr>
                <w:color w:val="000000" w:themeColor="text1"/>
              </w:rPr>
              <w:t xml:space="preserve">esperas, manipulações, </w:t>
            </w:r>
            <w:r w:rsidR="00972F3A" w:rsidRPr="00096007">
              <w:rPr>
                <w:color w:val="000000" w:themeColor="text1"/>
              </w:rPr>
              <w:t>download do relatório</w:t>
            </w:r>
            <w:r>
              <w:rPr>
                <w:color w:val="000000" w:themeColor="text1"/>
              </w:rPr>
              <w:t xml:space="preserve"> bruto</w:t>
            </w:r>
            <w:r w:rsidR="00972F3A" w:rsidRPr="00096007">
              <w:rPr>
                <w:color w:val="000000" w:themeColor="text1"/>
              </w:rPr>
              <w:t>.</w:t>
            </w:r>
          </w:p>
        </w:tc>
      </w:tr>
      <w:tr w:rsidR="00096007" w:rsidRPr="00096007" w14:paraId="76FDA2C3" w14:textId="77777777">
        <w:tc>
          <w:tcPr>
            <w:tcW w:w="32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1754B7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Transform.py</w:t>
            </w:r>
          </w:p>
        </w:tc>
        <w:tc>
          <w:tcPr>
            <w:tcW w:w="61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19C740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color w:val="000000" w:themeColor="text1"/>
              </w:rPr>
              <w:t xml:space="preserve">Tratamento dos dados baixados (limpeza, conversões, </w:t>
            </w:r>
            <w:r w:rsidR="00C37CB1">
              <w:rPr>
                <w:color w:val="000000" w:themeColor="text1"/>
              </w:rPr>
              <w:t xml:space="preserve">manipulações, verificações e </w:t>
            </w:r>
            <w:r w:rsidRPr="00096007">
              <w:rPr>
                <w:color w:val="000000" w:themeColor="text1"/>
              </w:rPr>
              <w:t>concatenação).</w:t>
            </w:r>
          </w:p>
        </w:tc>
      </w:tr>
      <w:tr w:rsidR="00096007" w:rsidRPr="00096007" w14:paraId="2446FB97" w14:textId="77777777"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59FBBC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validacaoFinal.py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1B66E3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color w:val="000000" w:themeColor="text1"/>
              </w:rPr>
              <w:t>Checagem de consistência do resultado (nº mínimo de linhas).</w:t>
            </w:r>
          </w:p>
        </w:tc>
      </w:tr>
      <w:tr w:rsidR="00096007" w:rsidRPr="00096007" w14:paraId="0146B27E" w14:textId="77777777">
        <w:tc>
          <w:tcPr>
            <w:tcW w:w="32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2EA3A0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classesInput.py</w:t>
            </w:r>
          </w:p>
        </w:tc>
        <w:tc>
          <w:tcPr>
            <w:tcW w:w="61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480DCF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color w:val="000000" w:themeColor="text1"/>
              </w:rPr>
              <w:t>Lista das classes de fundos que serão extraídas.</w:t>
            </w:r>
            <w:r w:rsidR="00C37CB1">
              <w:rPr>
                <w:color w:val="000000" w:themeColor="text1"/>
              </w:rPr>
              <w:t xml:space="preserve"> Pode ser editado pelo usuário.</w:t>
            </w:r>
          </w:p>
        </w:tc>
      </w:tr>
      <w:tr w:rsidR="00096007" w:rsidRPr="00096007" w14:paraId="57CEA6DF" w14:textId="77777777"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3A3BA8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classesInvestimentos.py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0F5222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color w:val="000000" w:themeColor="text1"/>
              </w:rPr>
              <w:t>Catálogo completo de classes (referência).</w:t>
            </w:r>
            <w:r w:rsidR="00C37CB1">
              <w:rPr>
                <w:color w:val="000000" w:themeColor="text1"/>
              </w:rPr>
              <w:t xml:space="preserve"> Caso o usuário deseje que o script itere sobre todas as classes de maneira padrão, basta copiar a lista de classes desse arquivo para o arquivo anterior.</w:t>
            </w:r>
          </w:p>
        </w:tc>
      </w:tr>
      <w:tr w:rsidR="00096007" w:rsidRPr="00096007" w14:paraId="0E4F9EF0" w14:textId="77777777">
        <w:tc>
          <w:tcPr>
            <w:tcW w:w="32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E4AA44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credenciais.json</w:t>
            </w:r>
          </w:p>
        </w:tc>
        <w:tc>
          <w:tcPr>
            <w:tcW w:w="61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64CE6B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color w:val="000000" w:themeColor="text1"/>
              </w:rPr>
              <w:t>Arquivo onde o login é carregado (preenchido em execução).</w:t>
            </w:r>
          </w:p>
        </w:tc>
      </w:tr>
      <w:tr w:rsidR="00096007" w:rsidRPr="00096007" w14:paraId="3D804167" w14:textId="77777777"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11C48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testelogo.py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F6A763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color w:val="000000" w:themeColor="text1"/>
              </w:rPr>
              <w:t>Banner visual exibido no terminal.</w:t>
            </w:r>
          </w:p>
        </w:tc>
      </w:tr>
      <w:tr w:rsidR="00096007" w:rsidRPr="00096007" w14:paraId="725BBD08" w14:textId="77777777">
        <w:tc>
          <w:tcPr>
            <w:tcW w:w="32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59EE59" w14:textId="77777777" w:rsidR="00655186" w:rsidRPr="00096007" w:rsidRDefault="00972F3A">
            <w:pPr>
              <w:rPr>
                <w:color w:val="000000" w:themeColor="text1"/>
              </w:rPr>
            </w:pPr>
            <w:r w:rsidRPr="00096007"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testes.py</w:t>
            </w:r>
          </w:p>
        </w:tc>
        <w:tc>
          <w:tcPr>
            <w:tcW w:w="61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9B5AF" w14:textId="77777777" w:rsidR="00346E6B" w:rsidRPr="00096007" w:rsidRDefault="00972F3A">
            <w:pPr>
              <w:rPr>
                <w:color w:val="000000" w:themeColor="text1"/>
              </w:rPr>
            </w:pPr>
            <w:r w:rsidRPr="00096007">
              <w:rPr>
                <w:color w:val="000000" w:themeColor="text1"/>
              </w:rPr>
              <w:t>Script de teste de estresse (roda o main várias vezes).</w:t>
            </w:r>
          </w:p>
        </w:tc>
      </w:tr>
      <w:tr w:rsidR="00346E6B" w:rsidRPr="00096007" w14:paraId="564D3226" w14:textId="77777777">
        <w:tc>
          <w:tcPr>
            <w:tcW w:w="32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6FE088" w14:textId="77777777" w:rsidR="00346E6B" w:rsidRPr="00096007" w:rsidRDefault="00F03B0F">
            <w:pPr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RelatóriosExtraídos</w:t>
            </w:r>
          </w:p>
        </w:tc>
        <w:tc>
          <w:tcPr>
            <w:tcW w:w="61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5885E" w14:textId="77777777" w:rsidR="00346E6B" w:rsidRPr="00096007" w:rsidRDefault="00F03B0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Pasta com os relatórios brutos /</w:t>
            </w:r>
            <w:r>
              <w:rPr>
                <w:color w:val="000000" w:themeColor="text1"/>
                <w:u w:val="single"/>
              </w:rPr>
              <w:t xml:space="preserve"> </w:t>
            </w:r>
            <w:r w:rsidRPr="00F03B0F">
              <w:rPr>
                <w:color w:val="000000" w:themeColor="text1"/>
              </w:rPr>
              <w:t>originais</w:t>
            </w:r>
            <w:r>
              <w:rPr>
                <w:color w:val="000000" w:themeColor="text1"/>
              </w:rPr>
              <w:t xml:space="preserve"> extraídos do sistema</w:t>
            </w:r>
          </w:p>
        </w:tc>
      </w:tr>
      <w:tr w:rsidR="00F03B0F" w:rsidRPr="00096007" w14:paraId="526A6525" w14:textId="77777777">
        <w:tc>
          <w:tcPr>
            <w:tcW w:w="32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89B7E4" w14:textId="77777777" w:rsidR="00F03B0F" w:rsidRDefault="00F03B0F">
            <w:pPr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RelatóriosTratados</w:t>
            </w:r>
          </w:p>
        </w:tc>
        <w:tc>
          <w:tcPr>
            <w:tcW w:w="61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6088BC" w14:textId="77777777" w:rsidR="00F03B0F" w:rsidRDefault="00F03B0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Pasta com os relatórios já tratados (dados limpos, organizados e verificados)</w:t>
            </w:r>
          </w:p>
        </w:tc>
      </w:tr>
      <w:tr w:rsidR="00F03B0F" w:rsidRPr="00096007" w14:paraId="776021F3" w14:textId="77777777">
        <w:tc>
          <w:tcPr>
            <w:tcW w:w="320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B715E8" w14:textId="77777777" w:rsidR="00F03B0F" w:rsidRDefault="00F03B0F">
            <w:pPr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000000" w:themeColor="text1"/>
                <w:sz w:val="20"/>
                <w:szCs w:val="20"/>
              </w:rPr>
              <w:t>RelatóriosGPT</w:t>
            </w:r>
          </w:p>
        </w:tc>
        <w:tc>
          <w:tcPr>
            <w:tcW w:w="6160" w:type="dxa"/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D03A79" w14:textId="77777777" w:rsidR="00F03B0F" w:rsidRDefault="00F03B0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Pasta com cópias dos relatórios tratados</w:t>
            </w:r>
            <w:r w:rsidR="004F12EE">
              <w:rPr>
                <w:color w:val="000000" w:themeColor="text1"/>
              </w:rPr>
              <w:t xml:space="preserve"> mas com os nomes modificados para serem reconhecidos pelos agentes de IA</w:t>
            </w:r>
          </w:p>
        </w:tc>
      </w:tr>
    </w:tbl>
    <w:p w14:paraId="3E0359FE" w14:textId="77777777" w:rsidR="00655186" w:rsidRPr="00096007" w:rsidRDefault="00972F3A">
      <w:pPr>
        <w:pStyle w:val="Ttulo1"/>
        <w:rPr>
          <w:color w:val="4A7B29" w:themeColor="accent2" w:themeShade="BF"/>
        </w:rPr>
      </w:pPr>
      <w:bookmarkStart w:id="9" w:name="_Toc233039067"/>
      <w:r w:rsidRPr="00096007">
        <w:rPr>
          <w:color w:val="4A7B29" w:themeColor="accent2" w:themeShade="BF"/>
        </w:rPr>
        <w:t>4. Execução no dia a dia</w:t>
      </w:r>
      <w:bookmarkEnd w:id="9"/>
    </w:p>
    <w:p w14:paraId="21A042B6" w14:textId="77777777" w:rsidR="00655186" w:rsidRDefault="00972F3A">
      <w:pPr>
        <w:spacing w:after="140" w:line="276" w:lineRule="auto"/>
      </w:pPr>
      <w:r>
        <w:t>Para uso normal, basta executar o script.bat e responder aos três prompts:</w:t>
      </w:r>
    </w:p>
    <w:p w14:paraId="1C2C0700" w14:textId="77777777" w:rsidR="00C37CB1" w:rsidRDefault="00C37CB1" w:rsidP="00C37CB1">
      <w:pPr>
        <w:pStyle w:val="PargrafodaLista"/>
        <w:numPr>
          <w:ilvl w:val="0"/>
          <w:numId w:val="2"/>
        </w:numPr>
        <w:spacing w:after="140" w:line="276" w:lineRule="auto"/>
      </w:pPr>
      <w:r>
        <w:t>Verifique quais classes serão iteradas no arquivo classesInput.py</w:t>
      </w:r>
    </w:p>
    <w:p w14:paraId="60155E65" w14:textId="77777777" w:rsidR="00C37CB1" w:rsidRDefault="00972F3A" w:rsidP="00C37CB1">
      <w:pPr>
        <w:pStyle w:val="PargrafodaLista"/>
        <w:numPr>
          <w:ilvl w:val="0"/>
          <w:numId w:val="2"/>
        </w:numPr>
        <w:spacing w:after="100" w:line="270" w:lineRule="auto"/>
      </w:pPr>
      <w:r>
        <w:lastRenderedPageBreak/>
        <w:t>Duplo clique em script.bat (ou rode pelo terminal na pasta do projeto).</w:t>
      </w:r>
    </w:p>
    <w:p w14:paraId="2ED328E7" w14:textId="77777777" w:rsidR="00655186" w:rsidRDefault="00972F3A">
      <w:pPr>
        <w:pStyle w:val="PargrafodaLista"/>
        <w:numPr>
          <w:ilvl w:val="0"/>
          <w:numId w:val="2"/>
        </w:numPr>
        <w:spacing w:after="100" w:line="270" w:lineRule="auto"/>
      </w:pPr>
      <w:r>
        <w:t>Informe o e-mail de acesso ao Quantum Axis.</w:t>
      </w:r>
    </w:p>
    <w:p w14:paraId="75D4E215" w14:textId="77777777" w:rsidR="00655186" w:rsidRDefault="00972F3A">
      <w:pPr>
        <w:pStyle w:val="PargrafodaLista"/>
        <w:numPr>
          <w:ilvl w:val="0"/>
          <w:numId w:val="2"/>
        </w:numPr>
        <w:spacing w:after="100" w:line="270" w:lineRule="auto"/>
      </w:pPr>
      <w:r>
        <w:t>Informe a senha (ela aparece mascarada com asteriscos).</w:t>
      </w:r>
    </w:p>
    <w:p w14:paraId="02F23A5E" w14:textId="77777777" w:rsidR="00655186" w:rsidRDefault="00972F3A">
      <w:pPr>
        <w:pStyle w:val="PargrafodaLista"/>
        <w:numPr>
          <w:ilvl w:val="0"/>
          <w:numId w:val="2"/>
        </w:numPr>
        <w:spacing w:after="100" w:line="270" w:lineRule="auto"/>
      </w:pPr>
      <w:r>
        <w:t xml:space="preserve">Informe a data no formato </w:t>
      </w:r>
      <w:r>
        <w:rPr>
          <w:rFonts w:ascii="Consolas" w:eastAsia="Consolas" w:hAnsi="Consolas" w:cs="Consolas"/>
          <w:b/>
          <w:bCs/>
        </w:rPr>
        <w:t>DDMMAAAA</w:t>
      </w:r>
      <w:r>
        <w:t xml:space="preserve"> — 8 dígitos, sem barras (ex.: 15032025).</w:t>
      </w:r>
    </w:p>
    <w:p w14:paraId="21B5C9A5" w14:textId="77777777" w:rsidR="00655186" w:rsidRDefault="00972F3A">
      <w:pPr>
        <w:spacing w:after="140" w:line="276" w:lineRule="auto"/>
      </w:pPr>
      <w:r>
        <w:t>Se preferir rodar manualmente pelo terminal, dentro do ambiente virtual:</w:t>
      </w:r>
    </w:p>
    <w:tbl>
      <w:tblPr>
        <w:tblW w:w="9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2"/>
      </w:tblGrid>
      <w:tr w:rsidR="00655186" w14:paraId="1CD11033" w14:textId="77777777" w:rsidTr="00936CD9">
        <w:tc>
          <w:tcPr>
            <w:tcW w:w="9052" w:type="dxa"/>
            <w:tcBorders>
              <w:top w:val="single" w:sz="2" w:space="0" w:color="DDE3E8"/>
              <w:left w:val="single" w:sz="18" w:space="0" w:color="2E75B6"/>
              <w:bottom w:val="single" w:sz="2" w:space="0" w:color="DDE3E8"/>
              <w:right w:val="single" w:sz="2" w:space="0" w:color="DDE3E8"/>
            </w:tcBorders>
            <w:shd w:val="clear" w:color="auto" w:fill="EAF4D7" w:themeFill="accent1" w:themeFillTint="33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60579D6" w14:textId="77777777" w:rsidR="00655186" w:rsidRDefault="00972F3A">
            <w:pPr>
              <w:spacing w:after="20"/>
            </w:pPr>
            <w:r>
              <w:rPr>
                <w:rFonts w:ascii="Consolas" w:eastAsia="Consolas" w:hAnsi="Consolas" w:cs="Consolas"/>
                <w:color w:val="24405B"/>
                <w:sz w:val="19"/>
                <w:szCs w:val="19"/>
              </w:rPr>
              <w:t>cd &lt;pasta-do-projeto&gt;</w:t>
            </w:r>
          </w:p>
          <w:p w14:paraId="2B1FEEBF" w14:textId="77777777" w:rsidR="00655186" w:rsidRDefault="00972F3A">
            <w:pPr>
              <w:spacing w:after="20"/>
            </w:pPr>
            <w:r>
              <w:rPr>
                <w:rFonts w:ascii="Consolas" w:eastAsia="Consolas" w:hAnsi="Consolas" w:cs="Consolas"/>
                <w:color w:val="24405B"/>
                <w:sz w:val="19"/>
                <w:szCs w:val="19"/>
              </w:rPr>
              <w:t>venv\Scripts\activate</w:t>
            </w:r>
          </w:p>
          <w:p w14:paraId="0316CD5D" w14:textId="77777777" w:rsidR="00655186" w:rsidRDefault="00972F3A">
            <w:pPr>
              <w:spacing w:after="20"/>
            </w:pPr>
            <w:r>
              <w:rPr>
                <w:rFonts w:ascii="Consolas" w:eastAsia="Consolas" w:hAnsi="Consolas" w:cs="Consolas"/>
                <w:color w:val="24405B"/>
                <w:sz w:val="19"/>
                <w:szCs w:val="19"/>
              </w:rPr>
              <w:t>python main.py</w:t>
            </w:r>
          </w:p>
        </w:tc>
      </w:tr>
      <w:tr w:rsidR="00655186" w14:paraId="6295B315" w14:textId="77777777" w:rsidTr="00936CD9">
        <w:tc>
          <w:tcPr>
            <w:tcW w:w="9052" w:type="dxa"/>
            <w:tcBorders>
              <w:top w:val="single" w:sz="4" w:space="0" w:color="D96A6A"/>
              <w:left w:val="single" w:sz="18" w:space="0" w:color="D96A6A"/>
              <w:bottom w:val="single" w:sz="4" w:space="0" w:color="D96A6A"/>
              <w:right w:val="single" w:sz="4" w:space="0" w:color="D96A6A"/>
            </w:tcBorders>
            <w:shd w:val="clear" w:color="auto" w:fill="FDEC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B673CD7" w14:textId="77777777" w:rsidR="00655186" w:rsidRPr="00936CD9" w:rsidRDefault="00972F3A">
            <w:r>
              <w:rPr>
                <w:b/>
                <w:bCs/>
                <w:color w:val="9A2C2C"/>
              </w:rPr>
              <w:t>⚠️</w:t>
            </w:r>
            <w:r w:rsidR="00C37CB1">
              <w:rPr>
                <w:b/>
                <w:bCs/>
                <w:color w:val="9A2C2C"/>
              </w:rPr>
              <w:t xml:space="preserve"> Evite Interação</w:t>
            </w:r>
            <w:r>
              <w:rPr>
                <w:b/>
                <w:bCs/>
                <w:color w:val="9A2C2C"/>
              </w:rPr>
              <w:t xml:space="preserve">  </w:t>
            </w:r>
            <w:r>
              <w:rPr>
                <w:color w:val="3A3A3A"/>
              </w:rPr>
              <w:t>c</w:t>
            </w:r>
            <w:r w:rsidR="00C37CB1">
              <w:rPr>
                <w:color w:val="3A3A3A"/>
              </w:rPr>
              <w:t>om o mouse ou teclado enquanto a janela do Chrome que é</w:t>
            </w:r>
            <w:r>
              <w:rPr>
                <w:color w:val="3A3A3A"/>
              </w:rPr>
              <w:t xml:space="preserve"> controlado pela automação </w:t>
            </w:r>
            <w:r w:rsidR="00C37CB1">
              <w:rPr>
                <w:color w:val="3A3A3A"/>
              </w:rPr>
              <w:t xml:space="preserve">estiver ativa </w:t>
            </w:r>
            <w:r>
              <w:rPr>
                <w:color w:val="3A3A3A"/>
              </w:rPr>
              <w:t>— isso pode interromper o fluxo.</w:t>
            </w:r>
            <w:r w:rsidR="00C37CB1">
              <w:rPr>
                <w:color w:val="3A3A3A"/>
              </w:rPr>
              <w:t xml:space="preserve"> Certifique – se de minimizar a janela ou </w:t>
            </w:r>
            <w:r w:rsidR="00367581">
              <w:rPr>
                <w:color w:val="3A3A3A"/>
              </w:rPr>
              <w:t>desfocar</w:t>
            </w:r>
            <w:r w:rsidR="00D6720C">
              <w:rPr>
                <w:color w:val="3A3A3A"/>
              </w:rPr>
              <w:t xml:space="preserve"> essa janela</w:t>
            </w:r>
            <w:r w:rsidR="00C37CB1">
              <w:rPr>
                <w:color w:val="3A3A3A"/>
              </w:rPr>
              <w:t xml:space="preserve"> para que </w:t>
            </w:r>
            <w:r w:rsidR="00936CD9">
              <w:rPr>
                <w:color w:val="3A3A3A"/>
              </w:rPr>
              <w:t>possíveis interrupções não venham acontecer.</w:t>
            </w:r>
          </w:p>
        </w:tc>
      </w:tr>
    </w:tbl>
    <w:p w14:paraId="24042890" w14:textId="77777777" w:rsidR="00655186" w:rsidRPr="00096007" w:rsidRDefault="00972F3A">
      <w:pPr>
        <w:pStyle w:val="Ttulo1"/>
        <w:rPr>
          <w:color w:val="4A7B29" w:themeColor="accent2" w:themeShade="BF"/>
        </w:rPr>
      </w:pPr>
      <w:bookmarkStart w:id="10" w:name="_Toc233039068"/>
      <w:r w:rsidRPr="00096007">
        <w:rPr>
          <w:color w:val="4A7B29" w:themeColor="accent2" w:themeShade="BF"/>
        </w:rPr>
        <w:t>5. Pastas de saída</w:t>
      </w:r>
      <w:bookmarkEnd w:id="10"/>
    </w:p>
    <w:p w14:paraId="4E94E06C" w14:textId="77777777" w:rsidR="00655186" w:rsidRDefault="00972F3A">
      <w:pPr>
        <w:spacing w:after="140" w:line="276" w:lineRule="auto"/>
      </w:pPr>
      <w:r>
        <w:t>Ao final, três pastas são alimentadas automaticamente:</w:t>
      </w:r>
    </w:p>
    <w:p w14:paraId="40726D58" w14:textId="77777777" w:rsidR="00655186" w:rsidRDefault="00972F3A">
      <w:pPr>
        <w:pStyle w:val="PargrafodaLista"/>
        <w:numPr>
          <w:ilvl w:val="0"/>
          <w:numId w:val="3"/>
        </w:numPr>
        <w:spacing w:after="80" w:line="270" w:lineRule="auto"/>
      </w:pPr>
      <w:r>
        <w:rPr>
          <w:rFonts w:ascii="Consolas" w:eastAsia="Consolas" w:hAnsi="Consolas" w:cs="Consolas"/>
          <w:b/>
          <w:bCs/>
        </w:rPr>
        <w:t xml:space="preserve">RelatoriosExtraidos/ </w:t>
      </w:r>
      <w:r>
        <w:t>— arquivo bruto baixado do portal (.xlsx).</w:t>
      </w:r>
    </w:p>
    <w:p w14:paraId="00D9A835" w14:textId="77777777" w:rsidR="00655186" w:rsidRDefault="00972F3A">
      <w:pPr>
        <w:pStyle w:val="PargrafodaLista"/>
        <w:numPr>
          <w:ilvl w:val="0"/>
          <w:numId w:val="3"/>
        </w:numPr>
        <w:spacing w:after="80" w:line="270" w:lineRule="auto"/>
      </w:pPr>
      <w:r>
        <w:rPr>
          <w:rFonts w:ascii="Consolas" w:eastAsia="Consolas" w:hAnsi="Consolas" w:cs="Consolas"/>
          <w:b/>
          <w:bCs/>
        </w:rPr>
        <w:t xml:space="preserve">RelatoriosTratados/ </w:t>
      </w:r>
      <w:r>
        <w:t>— planilha final tratada, nomeada como "CATEGORIA - data.xlsx".</w:t>
      </w:r>
    </w:p>
    <w:p w14:paraId="3916A78F" w14:textId="77777777" w:rsidR="00655186" w:rsidRDefault="00972F3A">
      <w:pPr>
        <w:pStyle w:val="PargrafodaLista"/>
        <w:numPr>
          <w:ilvl w:val="0"/>
          <w:numId w:val="3"/>
        </w:numPr>
        <w:spacing w:after="80" w:line="270" w:lineRule="auto"/>
      </w:pPr>
      <w:r>
        <w:rPr>
          <w:rFonts w:ascii="Consolas" w:eastAsia="Consolas" w:hAnsi="Consolas" w:cs="Consolas"/>
          <w:b/>
          <w:bCs/>
        </w:rPr>
        <w:t xml:space="preserve">RelatoriosGPT/ </w:t>
      </w:r>
      <w:r>
        <w:t>— cópia para consumo por IA, nomeada "Dados_Fundos CATEGORIA.xlsx".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186" w14:paraId="33B2BBB5" w14:textId="77777777" w:rsidTr="00096007"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EAF4D7" w:themeFill="accent1" w:themeFillTint="3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26FC88" w14:textId="77777777" w:rsidR="00655186" w:rsidRDefault="00972F3A">
            <w:r>
              <w:rPr>
                <w:b/>
                <w:bCs/>
                <w:color w:val="1A3A5C"/>
              </w:rPr>
              <w:t xml:space="preserve">📁 </w:t>
            </w:r>
            <w:r w:rsidRPr="00096007">
              <w:rPr>
                <w:b/>
                <w:bCs/>
                <w:color w:val="31521B" w:themeColor="accent2" w:themeShade="80"/>
              </w:rPr>
              <w:t xml:space="preserve">Importante:  </w:t>
            </w:r>
            <w:r>
              <w:rPr>
                <w:color w:val="3A3A3A"/>
              </w:rPr>
              <w:t>essas três pastas precisam existir na pasta do projeto. Se forem apagadas, o programa pode falhar ao salvar. Mantenha-as.</w:t>
            </w:r>
          </w:p>
        </w:tc>
      </w:tr>
    </w:tbl>
    <w:p w14:paraId="6AD7E179" w14:textId="77777777" w:rsidR="00655186" w:rsidRPr="00096007" w:rsidRDefault="00972F3A">
      <w:pPr>
        <w:pStyle w:val="Ttulo1"/>
        <w:rPr>
          <w:color w:val="4A7B29" w:themeColor="accent2" w:themeShade="BF"/>
        </w:rPr>
      </w:pPr>
      <w:bookmarkStart w:id="11" w:name="_Toc233039069"/>
      <w:r w:rsidRPr="00096007">
        <w:rPr>
          <w:color w:val="4A7B29" w:themeColor="accent2" w:themeShade="BF"/>
        </w:rPr>
        <w:t>6. Manutenções leves que você mesmo pode fazer</w:t>
      </w:r>
      <w:bookmarkEnd w:id="11"/>
    </w:p>
    <w:p w14:paraId="76F1CD2C" w14:textId="77777777" w:rsidR="00655186" w:rsidRPr="00096007" w:rsidRDefault="00972F3A">
      <w:pPr>
        <w:pStyle w:val="Ttulo2"/>
        <w:rPr>
          <w:color w:val="4A7B29" w:themeColor="accent2" w:themeShade="BF"/>
        </w:rPr>
      </w:pPr>
      <w:bookmarkStart w:id="12" w:name="_Toc233039070"/>
      <w:r w:rsidRPr="00096007">
        <w:rPr>
          <w:color w:val="4A7B29" w:themeColor="accent2" w:themeShade="BF"/>
        </w:rPr>
        <w:t>6.1. Incluir ou remover uma classe de fundos</w:t>
      </w:r>
      <w:bookmarkEnd w:id="12"/>
    </w:p>
    <w:p w14:paraId="355918AE" w14:textId="77777777" w:rsidR="00655186" w:rsidRDefault="00972F3A">
      <w:pPr>
        <w:spacing w:after="140" w:line="276" w:lineRule="auto"/>
      </w:pPr>
      <w:r>
        <w:t xml:space="preserve">As classes extraídas ficam no arquivo </w:t>
      </w:r>
      <w:r>
        <w:rPr>
          <w:rFonts w:ascii="Consolas" w:eastAsia="Consolas" w:hAnsi="Consolas" w:cs="Consolas"/>
          <w:b/>
          <w:bCs/>
        </w:rPr>
        <w:t>classesInput.py</w:t>
      </w:r>
      <w:r>
        <w:t xml:space="preserve">, na variável </w:t>
      </w:r>
      <w:r>
        <w:rPr>
          <w:rFonts w:ascii="Consolas" w:eastAsia="Consolas" w:hAnsi="Consolas" w:cs="Consolas"/>
        </w:rPr>
        <w:t>classesinput</w:t>
      </w:r>
      <w:r>
        <w:t>. É uma lista de dicionários; cada dicionário é uma categoria com a lista de subclasses Anbima.</w:t>
      </w:r>
    </w:p>
    <w:p w14:paraId="3614A341" w14:textId="77777777" w:rsidR="00936CD9" w:rsidRDefault="00972F3A">
      <w:pPr>
        <w:spacing w:after="140" w:line="276" w:lineRule="auto"/>
      </w:pPr>
      <w:r>
        <w:t>Para remover uma categoria</w:t>
      </w:r>
      <w:r w:rsidR="00936CD9">
        <w:t xml:space="preserve"> ou subcategoria</w:t>
      </w:r>
      <w:r>
        <w:t xml:space="preserve"> temporariamente, basta comentar (com #) ou apagar o bloco correspondente. Para incluir, copie um bloco existente e ajuste os nomes — usando como referência o catálogo completo em classesInvestimentos.py.</w:t>
      </w:r>
    </w:p>
    <w:p w14:paraId="50C7B87F" w14:textId="77777777" w:rsidR="00936CD9" w:rsidRDefault="00936CD9">
      <w:pPr>
        <w:spacing w:after="140" w:line="276" w:lineRule="auto"/>
      </w:pPr>
      <w:r w:rsidRPr="00367581">
        <w:rPr>
          <w:noProof/>
          <w:u w:val="single"/>
        </w:rPr>
        <w:lastRenderedPageBreak/>
        <w:drawing>
          <wp:inline distT="0" distB="0" distL="0" distR="0" wp14:anchorId="1ECEEF16" wp14:editId="03B6ED4C">
            <wp:extent cx="3613150" cy="3090545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6445" cy="317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CFB5" w14:textId="77777777" w:rsidR="00936CD9" w:rsidRDefault="00936CD9">
      <w:pPr>
        <w:spacing w:after="140" w:line="276" w:lineRule="auto"/>
        <w:rPr>
          <w:sz w:val="16"/>
          <w:szCs w:val="16"/>
        </w:rPr>
      </w:pPr>
      <w:r w:rsidRPr="00936CD9">
        <w:rPr>
          <w:sz w:val="16"/>
          <w:szCs w:val="16"/>
        </w:rPr>
        <w:t>A</w:t>
      </w:r>
      <w:r>
        <w:rPr>
          <w:sz w:val="16"/>
          <w:szCs w:val="16"/>
        </w:rPr>
        <w:t xml:space="preserve"> esquerda vemos a classe Renda F</w:t>
      </w:r>
      <w:r w:rsidRPr="00936CD9">
        <w:rPr>
          <w:sz w:val="16"/>
          <w:szCs w:val="16"/>
        </w:rPr>
        <w:t>ixa totalmente comentada. Isso significa que ela não será iterada no programa.</w:t>
      </w:r>
      <w:r>
        <w:rPr>
          <w:sz w:val="16"/>
          <w:szCs w:val="16"/>
        </w:rPr>
        <w:t xml:space="preserve"> É importante se atentar ao formato da lista de dicionários: cada classe é um dicionário do tipo {chave : valor} separados por virgulas.</w:t>
      </w:r>
    </w:p>
    <w:p w14:paraId="5C1617FC" w14:textId="77777777" w:rsidR="004F12EE" w:rsidRPr="00936CD9" w:rsidRDefault="004F12EE">
      <w:pPr>
        <w:spacing w:after="140" w:line="276" w:lineRule="auto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186" w14:paraId="49EE0849" w14:textId="77777777">
        <w:tc>
          <w:tcPr>
            <w:tcW w:w="9360" w:type="dxa"/>
            <w:tcBorders>
              <w:top w:val="single" w:sz="4" w:space="0" w:color="4F9D5B"/>
              <w:left w:val="single" w:sz="18" w:space="0" w:color="4F9D5B"/>
              <w:bottom w:val="single" w:sz="4" w:space="0" w:color="4F9D5B"/>
              <w:right w:val="single" w:sz="4" w:space="0" w:color="4F9D5B"/>
            </w:tcBorders>
            <w:shd w:val="clear" w:color="auto" w:fill="F3F9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A31874" w14:textId="77777777" w:rsidR="00655186" w:rsidRDefault="00972F3A">
            <w:r>
              <w:rPr>
                <w:b/>
                <w:bCs/>
                <w:color w:val="2C5A34"/>
              </w:rPr>
              <w:t xml:space="preserve">✅ Dica:  </w:t>
            </w:r>
            <w:r>
              <w:rPr>
                <w:color w:val="3A3A3A"/>
              </w:rPr>
              <w:t>mantenha sempre o b</w:t>
            </w:r>
            <w:r w:rsidR="00367581">
              <w:rPr>
                <w:color w:val="3A3A3A"/>
              </w:rPr>
              <w:t>loco de INDICADORES na primeira posição, pois todas as outras</w:t>
            </w:r>
            <w:r>
              <w:rPr>
                <w:color w:val="3A3A3A"/>
              </w:rPr>
              <w:t xml:space="preserve"> categorias dependem dele para montar a base de comparação.</w:t>
            </w:r>
          </w:p>
        </w:tc>
      </w:tr>
    </w:tbl>
    <w:p w14:paraId="4BC0B2CF" w14:textId="77777777" w:rsidR="00655186" w:rsidRPr="00096007" w:rsidRDefault="00972F3A">
      <w:pPr>
        <w:pStyle w:val="Ttulo2"/>
        <w:rPr>
          <w:color w:val="4A7B29" w:themeColor="accent2" w:themeShade="BF"/>
        </w:rPr>
      </w:pPr>
      <w:bookmarkStart w:id="13" w:name="_Toc233039071"/>
      <w:r w:rsidRPr="00096007">
        <w:rPr>
          <w:color w:val="4A7B29" w:themeColor="accent2" w:themeShade="BF"/>
        </w:rPr>
        <w:t>6.2. Ajustar o tempo de espera (timeouts)</w:t>
      </w:r>
      <w:bookmarkEnd w:id="13"/>
    </w:p>
    <w:p w14:paraId="3A988452" w14:textId="77777777" w:rsidR="00655186" w:rsidRDefault="00972F3A">
      <w:pPr>
        <w:spacing w:after="140" w:line="276" w:lineRule="auto"/>
      </w:pPr>
      <w:r>
        <w:t xml:space="preserve">Se o portal estiver lento e a automação falhar por tempo, em </w:t>
      </w:r>
      <w:r>
        <w:rPr>
          <w:rFonts w:ascii="Consolas" w:eastAsia="Consolas" w:hAnsi="Consolas" w:cs="Consolas"/>
          <w:b/>
          <w:bCs/>
        </w:rPr>
        <w:t>fluxoV2.py</w:t>
      </w:r>
      <w:r>
        <w:t xml:space="preserve"> existe a variável </w:t>
      </w:r>
      <w:r>
        <w:rPr>
          <w:rFonts w:ascii="Consolas" w:eastAsia="Consolas" w:hAnsi="Consolas" w:cs="Consolas"/>
        </w:rPr>
        <w:t>max_temp</w:t>
      </w:r>
      <w:r>
        <w:t xml:space="preserve"> (em segundos) que define quanto a automação espera pelos elementos da página. Aumentá-la torna o processo mais tolerante a lentidão.</w:t>
      </w:r>
    </w:p>
    <w:p w14:paraId="0818FE75" w14:textId="77777777" w:rsidR="00655186" w:rsidRPr="00096007" w:rsidRDefault="00972F3A">
      <w:pPr>
        <w:pStyle w:val="Ttulo2"/>
        <w:rPr>
          <w:color w:val="4A7B29" w:themeColor="accent2" w:themeShade="BF"/>
        </w:rPr>
      </w:pPr>
      <w:bookmarkStart w:id="14" w:name="_Toc233039072"/>
      <w:r w:rsidRPr="00096007">
        <w:rPr>
          <w:color w:val="4A7B29" w:themeColor="accent2" w:themeShade="BF"/>
        </w:rPr>
        <w:t>6.3. Conferir credenciais</w:t>
      </w:r>
      <w:bookmarkEnd w:id="14"/>
    </w:p>
    <w:p w14:paraId="41E6789D" w14:textId="77777777" w:rsidR="00655186" w:rsidRDefault="00972F3A">
      <w:pPr>
        <w:spacing w:after="140" w:line="276" w:lineRule="auto"/>
      </w:pPr>
      <w:r>
        <w:t xml:space="preserve">O arquivo </w:t>
      </w:r>
      <w:r>
        <w:rPr>
          <w:rFonts w:ascii="Consolas" w:eastAsia="Consolas" w:hAnsi="Consolas" w:cs="Consolas"/>
          <w:b/>
          <w:bCs/>
        </w:rPr>
        <w:t>credenciais.json</w:t>
      </w:r>
      <w:r>
        <w:t xml:space="preserve"> começa vazio e é preenchido em tempo de execução com o que você digita. Não é necessário editá-lo manualmente.</w:t>
      </w:r>
    </w:p>
    <w:p w14:paraId="41ADFC05" w14:textId="77777777" w:rsidR="00655186" w:rsidRPr="00096007" w:rsidRDefault="00972F3A">
      <w:pPr>
        <w:pStyle w:val="Ttulo2"/>
        <w:rPr>
          <w:color w:val="4A7B29" w:themeColor="accent2" w:themeShade="BF"/>
        </w:rPr>
      </w:pPr>
      <w:bookmarkStart w:id="15" w:name="_Toc233039073"/>
      <w:r w:rsidRPr="00096007">
        <w:rPr>
          <w:color w:val="4A7B29" w:themeColor="accent2" w:themeShade="BF"/>
        </w:rPr>
        <w:t>6.4. Atualizar dependências</w:t>
      </w:r>
      <w:bookmarkEnd w:id="15"/>
    </w:p>
    <w:p w14:paraId="4AAA359D" w14:textId="77777777" w:rsidR="00655186" w:rsidRDefault="00972F3A">
      <w:pPr>
        <w:spacing w:after="140" w:line="276" w:lineRule="auto"/>
      </w:pPr>
      <w:r>
        <w:t>Se o programa parar após uma atualização do Chrome, normalmente basta apagar a pasta venv e rodar o script.bat de novo — ele recria o ambiente e baixa as versões compatíveis.</w:t>
      </w:r>
    </w:p>
    <w:p w14:paraId="7ED7B427" w14:textId="77777777" w:rsidR="004F12EE" w:rsidRPr="004F12EE" w:rsidRDefault="004F12EE">
      <w:pPr>
        <w:spacing w:after="140" w:line="276" w:lineRule="auto"/>
        <w:rPr>
          <w:u w:val="singl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186" w14:paraId="4A5AB064" w14:textId="77777777" w:rsidTr="00096007">
        <w:tc>
          <w:tcPr>
            <w:tcW w:w="9360" w:type="dxa"/>
            <w:tcBorders>
              <w:top w:val="single" w:sz="2" w:space="0" w:color="DDE3E8"/>
              <w:left w:val="single" w:sz="18" w:space="0" w:color="2E75B6"/>
              <w:bottom w:val="single" w:sz="2" w:space="0" w:color="DDE3E8"/>
              <w:right w:val="single" w:sz="2" w:space="0" w:color="DDE3E8"/>
            </w:tcBorders>
            <w:shd w:val="clear" w:color="auto" w:fill="EAF4D7" w:themeFill="accent1" w:themeFillTint="33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427407E" w14:textId="77777777" w:rsidR="00655186" w:rsidRDefault="00972F3A">
            <w:pPr>
              <w:spacing w:after="20"/>
            </w:pPr>
            <w:r>
              <w:rPr>
                <w:rFonts w:ascii="Consolas" w:eastAsia="Consolas" w:hAnsi="Consolas" w:cs="Consolas"/>
                <w:color w:val="24405B"/>
                <w:sz w:val="19"/>
                <w:szCs w:val="19"/>
              </w:rPr>
              <w:t>REM Forçar recriação do ambiente:</w:t>
            </w:r>
          </w:p>
          <w:p w14:paraId="60E1F338" w14:textId="77777777" w:rsidR="00655186" w:rsidRDefault="00972F3A">
            <w:pPr>
              <w:spacing w:after="20"/>
            </w:pPr>
            <w:r>
              <w:rPr>
                <w:rFonts w:ascii="Consolas" w:eastAsia="Consolas" w:hAnsi="Consolas" w:cs="Consolas"/>
                <w:color w:val="24405B"/>
                <w:sz w:val="19"/>
                <w:szCs w:val="19"/>
              </w:rPr>
              <w:t>rmdir /s /q venv</w:t>
            </w:r>
          </w:p>
          <w:p w14:paraId="573C9631" w14:textId="77777777" w:rsidR="00655186" w:rsidRDefault="00972F3A">
            <w:pPr>
              <w:spacing w:after="20"/>
            </w:pPr>
            <w:r>
              <w:rPr>
                <w:rFonts w:ascii="Consolas" w:eastAsia="Consolas" w:hAnsi="Consolas" w:cs="Consolas"/>
                <w:color w:val="24405B"/>
                <w:sz w:val="19"/>
                <w:szCs w:val="19"/>
              </w:rPr>
              <w:t>script.bat</w:t>
            </w:r>
          </w:p>
        </w:tc>
      </w:tr>
    </w:tbl>
    <w:p w14:paraId="142DB6F6" w14:textId="77777777" w:rsidR="00655186" w:rsidRDefault="00972F3A">
      <w:pPr>
        <w:pStyle w:val="Ttulo1"/>
      </w:pPr>
      <w:bookmarkStart w:id="16" w:name="_Toc233039074"/>
      <w:r w:rsidRPr="00096007">
        <w:rPr>
          <w:color w:val="4A7B29" w:themeColor="accent2" w:themeShade="BF"/>
        </w:rPr>
        <w:lastRenderedPageBreak/>
        <w:t>7. Teste de estabilidade (opcional</w:t>
      </w:r>
      <w:r>
        <w:t>)</w:t>
      </w:r>
      <w:bookmarkEnd w:id="16"/>
    </w:p>
    <w:p w14:paraId="38D0AB8C" w14:textId="77777777" w:rsidR="00655186" w:rsidRDefault="00972F3A">
      <w:pPr>
        <w:spacing w:after="140" w:line="276" w:lineRule="auto"/>
      </w:pPr>
      <w:r>
        <w:t xml:space="preserve">Para verificar a confiabilidade, há o script </w:t>
      </w:r>
      <w:r>
        <w:rPr>
          <w:rFonts w:ascii="Consolas" w:eastAsia="Consolas" w:hAnsi="Consolas" w:cs="Consolas"/>
          <w:b/>
          <w:bCs/>
        </w:rPr>
        <w:t>testes.py</w:t>
      </w:r>
      <w:r>
        <w:t>, que executa o main.py várias vezes seguidas e reporta a taxa de sucesso e de erro. Útil após mudanças, para confirmar que tudo continua estável.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186" w14:paraId="39D11947" w14:textId="77777777" w:rsidTr="00096007">
        <w:tc>
          <w:tcPr>
            <w:tcW w:w="9360" w:type="dxa"/>
            <w:tcBorders>
              <w:top w:val="single" w:sz="2" w:space="0" w:color="DDE3E8"/>
              <w:left w:val="single" w:sz="18" w:space="0" w:color="2E75B6"/>
              <w:bottom w:val="single" w:sz="2" w:space="0" w:color="DDE3E8"/>
              <w:right w:val="single" w:sz="2" w:space="0" w:color="DDE3E8"/>
            </w:tcBorders>
            <w:shd w:val="clear" w:color="auto" w:fill="EAF4D7" w:themeFill="accent1" w:themeFillTint="33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851EBD5" w14:textId="77777777" w:rsidR="00655186" w:rsidRDefault="00972F3A">
            <w:pPr>
              <w:spacing w:after="20"/>
            </w:pPr>
            <w:r>
              <w:rPr>
                <w:rFonts w:ascii="Consolas" w:eastAsia="Consolas" w:hAnsi="Consolas" w:cs="Consolas"/>
                <w:color w:val="24405B"/>
                <w:sz w:val="19"/>
                <w:szCs w:val="19"/>
              </w:rPr>
              <w:t>python testes.py</w:t>
            </w:r>
          </w:p>
        </w:tc>
      </w:tr>
    </w:tbl>
    <w:p w14:paraId="25C39CE6" w14:textId="77777777" w:rsidR="00655186" w:rsidRPr="00096007" w:rsidRDefault="00972F3A">
      <w:pPr>
        <w:pStyle w:val="Ttulo1"/>
        <w:rPr>
          <w:color w:val="4A7B29" w:themeColor="accent2" w:themeShade="BF"/>
        </w:rPr>
      </w:pPr>
      <w:bookmarkStart w:id="17" w:name="_Toc233039075"/>
      <w:r w:rsidRPr="00096007">
        <w:rPr>
          <w:color w:val="4A7B29" w:themeColor="accent2" w:themeShade="BF"/>
        </w:rPr>
        <w:t>8. Quando acionar a equipe técnica</w:t>
      </w:r>
      <w:bookmarkEnd w:id="17"/>
    </w:p>
    <w:p w14:paraId="5C66F0CE" w14:textId="77777777" w:rsidR="00655186" w:rsidRDefault="00972F3A">
      <w:pPr>
        <w:spacing w:after="140" w:line="276" w:lineRule="auto"/>
      </w:pPr>
      <w:r>
        <w:t>Alguns problemas exigem conhecimento mais profundo do código. Acione a equipe técnica quando:</w:t>
      </w:r>
    </w:p>
    <w:p w14:paraId="7430F316" w14:textId="77777777" w:rsidR="00655186" w:rsidRDefault="00972F3A">
      <w:pPr>
        <w:pStyle w:val="PargrafodaLista"/>
        <w:numPr>
          <w:ilvl w:val="0"/>
          <w:numId w:val="3"/>
        </w:numPr>
        <w:spacing w:after="80" w:line="270" w:lineRule="auto"/>
      </w:pPr>
      <w:r>
        <w:t>A automação falha sempre no mesmo ponto, mesmo após repetir.</w:t>
      </w:r>
    </w:p>
    <w:p w14:paraId="14EA948C" w14:textId="77777777" w:rsidR="00655186" w:rsidRDefault="00972F3A">
      <w:pPr>
        <w:pStyle w:val="PargrafodaLista"/>
        <w:numPr>
          <w:ilvl w:val="0"/>
          <w:numId w:val="3"/>
        </w:numPr>
        <w:spacing w:after="80" w:line="270" w:lineRule="auto"/>
      </w:pPr>
      <w:r>
        <w:t>O portal Quantum Axis mudou de layout e os botões não são mais encontrados.</w:t>
      </w:r>
    </w:p>
    <w:p w14:paraId="06517496" w14:textId="77777777" w:rsidR="00655186" w:rsidRDefault="00972F3A">
      <w:pPr>
        <w:pStyle w:val="PargrafodaLista"/>
        <w:numPr>
          <w:ilvl w:val="0"/>
          <w:numId w:val="3"/>
        </w:numPr>
        <w:spacing w:after="80" w:line="270" w:lineRule="auto"/>
      </w:pPr>
      <w:r>
        <w:t>Aparecem erros relacionados a elementos da página (XPath / seletor não encontrado).</w:t>
      </w:r>
    </w:p>
    <w:p w14:paraId="7DF25B08" w14:textId="77777777" w:rsidR="00367581" w:rsidRDefault="00367581">
      <w:pPr>
        <w:pStyle w:val="PargrafodaLista"/>
        <w:numPr>
          <w:ilvl w:val="0"/>
          <w:numId w:val="3"/>
        </w:numPr>
        <w:spacing w:after="80" w:line="270" w:lineRule="auto"/>
      </w:pPr>
      <w:r>
        <w:t>É preciso incluir/editar/deletar um procedimento ao script</w:t>
      </w:r>
    </w:p>
    <w:p w14:paraId="559B391E" w14:textId="77777777" w:rsidR="00655186" w:rsidRDefault="00972F3A">
      <w:pPr>
        <w:pStyle w:val="PargrafodaLista"/>
        <w:numPr>
          <w:ilvl w:val="0"/>
          <w:numId w:val="3"/>
        </w:numPr>
        <w:spacing w:after="80" w:line="270" w:lineRule="auto"/>
      </w:pPr>
      <w:r>
        <w:t>É preciso alterar a lógica de tratamento das planilhas.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55186" w14:paraId="5A6F5DD9" w14:textId="77777777" w:rsidTr="00096007"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EAF4D7" w:themeFill="accent1" w:themeFillTint="33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EEB0D70" w14:textId="77777777" w:rsidR="00655186" w:rsidRDefault="00972F3A">
            <w:r>
              <w:rPr>
                <w:b/>
                <w:bCs/>
                <w:color w:val="1A3A5C"/>
              </w:rPr>
              <w:t xml:space="preserve">📌 </w:t>
            </w:r>
            <w:r w:rsidRPr="00096007">
              <w:rPr>
                <w:b/>
                <w:bCs/>
                <w:color w:val="4A7B29" w:themeColor="accent2" w:themeShade="BF"/>
              </w:rPr>
              <w:t xml:space="preserve">Ao reportar:  </w:t>
            </w:r>
            <w:r>
              <w:rPr>
                <w:color w:val="3A3A3A"/>
              </w:rPr>
              <w:t xml:space="preserve">copie a mensagem de erro completa do terminal e informe qual classe estava sendo processada. Isso agiliza o </w:t>
            </w:r>
            <w:r w:rsidRPr="00972F3A">
              <w:rPr>
                <w:color w:val="3A3A3A"/>
                <w:u w:val="single"/>
              </w:rPr>
              <w:t>diagnóstico</w:t>
            </w:r>
            <w:r>
              <w:rPr>
                <w:color w:val="3A3A3A"/>
              </w:rPr>
              <w:t>.</w:t>
            </w:r>
          </w:p>
        </w:tc>
      </w:tr>
    </w:tbl>
    <w:p w14:paraId="7D7037B4" w14:textId="77777777" w:rsidR="00655186" w:rsidRPr="00096007" w:rsidRDefault="00972F3A">
      <w:pPr>
        <w:pStyle w:val="Ttulo1"/>
        <w:rPr>
          <w:color w:val="4A7B29" w:themeColor="accent2" w:themeShade="BF"/>
        </w:rPr>
      </w:pPr>
      <w:bookmarkStart w:id="18" w:name="_Toc233039076"/>
      <w:r w:rsidRPr="00096007">
        <w:rPr>
          <w:color w:val="4A7B29" w:themeColor="accent2" w:themeShade="BF"/>
        </w:rPr>
        <w:t>9. Contato</w:t>
      </w:r>
      <w:bookmarkEnd w:id="18"/>
    </w:p>
    <w:p w14:paraId="5515E77B" w14:textId="77777777" w:rsidR="00655186" w:rsidRPr="00972F3A" w:rsidRDefault="00972F3A">
      <w:pPr>
        <w:spacing w:after="140" w:line="276" w:lineRule="auto"/>
        <w:rPr>
          <w:b/>
          <w:u w:val="single"/>
        </w:rPr>
      </w:pPr>
      <w:r>
        <w:rPr>
          <w:color w:val="5A6B7A"/>
          <w:sz w:val="20"/>
          <w:szCs w:val="20"/>
        </w:rPr>
        <w:t>De</w:t>
      </w:r>
      <w:r w:rsidR="004F12EE">
        <w:rPr>
          <w:color w:val="5A6B7A"/>
          <w:sz w:val="20"/>
          <w:szCs w:val="20"/>
        </w:rPr>
        <w:t xml:space="preserve">senvolvido por Levy Pinheiro — </w:t>
      </w:r>
      <w:hyperlink r:id="rId10" w:history="1">
        <w:r w:rsidR="004F12EE" w:rsidRPr="00483BE8">
          <w:rPr>
            <w:rStyle w:val="Hyperlink"/>
            <w:sz w:val="20"/>
            <w:szCs w:val="20"/>
          </w:rPr>
          <w:t>levypinheiro2022@gmail.com</w:t>
        </w:r>
      </w:hyperlink>
      <w:r w:rsidR="004F12EE">
        <w:rPr>
          <w:color w:val="5A6B7A"/>
          <w:sz w:val="20"/>
          <w:szCs w:val="20"/>
        </w:rPr>
        <w:t xml:space="preserve"> | </w:t>
      </w:r>
      <w:hyperlink r:id="rId11" w:history="1">
        <w:r w:rsidRPr="00972F3A">
          <w:rPr>
            <w:rStyle w:val="Hyperlink"/>
            <w:bCs/>
            <w:sz w:val="21"/>
            <w:szCs w:val="21"/>
            <w:bdr w:val="none" w:sz="0" w:space="0" w:color="auto" w:frame="1"/>
            <w:shd w:val="clear" w:color="auto" w:fill="FFFFFF"/>
          </w:rPr>
          <w:t>linkedin.com/in/levypinheiro2023</w:t>
        </w:r>
      </w:hyperlink>
    </w:p>
    <w:sectPr w:rsidR="00655186" w:rsidRPr="00972F3A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EAD22" w14:textId="77777777" w:rsidR="002123DA" w:rsidRDefault="00972F3A">
      <w:r>
        <w:separator/>
      </w:r>
    </w:p>
  </w:endnote>
  <w:endnote w:type="continuationSeparator" w:id="0">
    <w:p w14:paraId="4E880DB8" w14:textId="77777777" w:rsidR="002123DA" w:rsidRDefault="00972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F68B8" w14:textId="77777777" w:rsidR="00655186" w:rsidRDefault="00972F3A">
    <w:pPr>
      <w:jc w:val="center"/>
    </w:pPr>
    <w:r>
      <w:rPr>
        <w:color w:val="5A6B7A"/>
        <w:sz w:val="16"/>
        <w:szCs w:val="16"/>
      </w:rPr>
      <w:t xml:space="preserve">Página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>
      <w:rPr>
        <w:noProof/>
        <w:color w:val="5A6B7A"/>
        <w:sz w:val="16"/>
        <w:szCs w:val="16"/>
      </w:rPr>
      <w:t>8</w:t>
    </w:r>
    <w:r>
      <w:rPr>
        <w:color w:val="5A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279F3" w14:textId="77777777" w:rsidR="002123DA" w:rsidRDefault="00972F3A">
      <w:r>
        <w:separator/>
      </w:r>
    </w:p>
  </w:footnote>
  <w:footnote w:type="continuationSeparator" w:id="0">
    <w:p w14:paraId="473198C4" w14:textId="77777777" w:rsidR="002123DA" w:rsidRDefault="00972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200E7" w14:textId="77777777" w:rsidR="00655186" w:rsidRDefault="00972F3A">
    <w:pPr>
      <w:pBdr>
        <w:bottom w:val="single" w:sz="4" w:space="4" w:color="D5E1ED"/>
      </w:pBdr>
      <w:jc w:val="right"/>
    </w:pPr>
    <w:r>
      <w:rPr>
        <w:color w:val="5A6B7A"/>
        <w:sz w:val="16"/>
        <w:szCs w:val="16"/>
      </w:rPr>
      <w:t>Automação Quantum Axis · Guia Operacional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08E"/>
    <w:multiLevelType w:val="hybridMultilevel"/>
    <w:tmpl w:val="0E02B514"/>
    <w:lvl w:ilvl="0" w:tplc="58E0FE96">
      <w:start w:val="1"/>
      <w:numFmt w:val="decimal"/>
      <w:lvlText w:val="%1."/>
      <w:lvlJc w:val="left"/>
      <w:pPr>
        <w:ind w:left="442" w:hanging="300"/>
      </w:pPr>
    </w:lvl>
    <w:lvl w:ilvl="1" w:tplc="85E8A56C">
      <w:numFmt w:val="decimal"/>
      <w:lvlText w:val=""/>
      <w:lvlJc w:val="left"/>
    </w:lvl>
    <w:lvl w:ilvl="2" w:tplc="C400BAA2">
      <w:numFmt w:val="decimal"/>
      <w:lvlText w:val=""/>
      <w:lvlJc w:val="left"/>
    </w:lvl>
    <w:lvl w:ilvl="3" w:tplc="8BFE1158">
      <w:numFmt w:val="decimal"/>
      <w:lvlText w:val=""/>
      <w:lvlJc w:val="left"/>
    </w:lvl>
    <w:lvl w:ilvl="4" w:tplc="CA98C1EC">
      <w:numFmt w:val="decimal"/>
      <w:lvlText w:val=""/>
      <w:lvlJc w:val="left"/>
    </w:lvl>
    <w:lvl w:ilvl="5" w:tplc="F3A6D612">
      <w:numFmt w:val="decimal"/>
      <w:lvlText w:val=""/>
      <w:lvlJc w:val="left"/>
    </w:lvl>
    <w:lvl w:ilvl="6" w:tplc="F8103CC2">
      <w:numFmt w:val="decimal"/>
      <w:lvlText w:val=""/>
      <w:lvlJc w:val="left"/>
    </w:lvl>
    <w:lvl w:ilvl="7" w:tplc="4B2A01AA">
      <w:numFmt w:val="decimal"/>
      <w:lvlText w:val=""/>
      <w:lvlJc w:val="left"/>
    </w:lvl>
    <w:lvl w:ilvl="8" w:tplc="15A4B334">
      <w:numFmt w:val="decimal"/>
      <w:lvlText w:val=""/>
      <w:lvlJc w:val="left"/>
    </w:lvl>
  </w:abstractNum>
  <w:abstractNum w:abstractNumId="1" w15:restartNumberingAfterBreak="0">
    <w:nsid w:val="3282679D"/>
    <w:multiLevelType w:val="hybridMultilevel"/>
    <w:tmpl w:val="9ED845CA"/>
    <w:lvl w:ilvl="0" w:tplc="A4E692A4">
      <w:start w:val="1"/>
      <w:numFmt w:val="decimal"/>
      <w:lvlText w:val="%1."/>
      <w:lvlJc w:val="left"/>
      <w:pPr>
        <w:ind w:left="540" w:hanging="300"/>
      </w:pPr>
    </w:lvl>
    <w:lvl w:ilvl="1" w:tplc="24AAFD48">
      <w:numFmt w:val="decimal"/>
      <w:lvlText w:val=""/>
      <w:lvlJc w:val="left"/>
    </w:lvl>
    <w:lvl w:ilvl="2" w:tplc="54F0D7A4">
      <w:numFmt w:val="decimal"/>
      <w:lvlText w:val=""/>
      <w:lvlJc w:val="left"/>
    </w:lvl>
    <w:lvl w:ilvl="3" w:tplc="266C4470">
      <w:numFmt w:val="decimal"/>
      <w:lvlText w:val=""/>
      <w:lvlJc w:val="left"/>
    </w:lvl>
    <w:lvl w:ilvl="4" w:tplc="E10C4ECC">
      <w:numFmt w:val="decimal"/>
      <w:lvlText w:val=""/>
      <w:lvlJc w:val="left"/>
    </w:lvl>
    <w:lvl w:ilvl="5" w:tplc="62E2D332">
      <w:numFmt w:val="decimal"/>
      <w:lvlText w:val=""/>
      <w:lvlJc w:val="left"/>
    </w:lvl>
    <w:lvl w:ilvl="6" w:tplc="AA6A56D8">
      <w:numFmt w:val="decimal"/>
      <w:lvlText w:val=""/>
      <w:lvlJc w:val="left"/>
    </w:lvl>
    <w:lvl w:ilvl="7" w:tplc="3332779C">
      <w:numFmt w:val="decimal"/>
      <w:lvlText w:val=""/>
      <w:lvlJc w:val="left"/>
    </w:lvl>
    <w:lvl w:ilvl="8" w:tplc="3CD0536A">
      <w:numFmt w:val="decimal"/>
      <w:lvlText w:val=""/>
      <w:lvlJc w:val="left"/>
    </w:lvl>
  </w:abstractNum>
  <w:abstractNum w:abstractNumId="2" w15:restartNumberingAfterBreak="0">
    <w:nsid w:val="428D5DFD"/>
    <w:multiLevelType w:val="hybridMultilevel"/>
    <w:tmpl w:val="13EA5A3A"/>
    <w:lvl w:ilvl="0" w:tplc="D004A72A">
      <w:start w:val="1"/>
      <w:numFmt w:val="bullet"/>
      <w:lvlText w:val="•"/>
      <w:lvlJc w:val="left"/>
      <w:pPr>
        <w:ind w:left="540" w:hanging="280"/>
      </w:pPr>
      <w:rPr>
        <w:color w:val="4A7B29" w:themeColor="accent2" w:themeShade="BF"/>
      </w:rPr>
    </w:lvl>
    <w:lvl w:ilvl="1" w:tplc="C6FC4EB8">
      <w:numFmt w:val="decimal"/>
      <w:lvlText w:val=""/>
      <w:lvlJc w:val="left"/>
    </w:lvl>
    <w:lvl w:ilvl="2" w:tplc="4B7A04C2">
      <w:numFmt w:val="decimal"/>
      <w:lvlText w:val=""/>
      <w:lvlJc w:val="left"/>
    </w:lvl>
    <w:lvl w:ilvl="3" w:tplc="D6422C3A">
      <w:numFmt w:val="decimal"/>
      <w:lvlText w:val=""/>
      <w:lvlJc w:val="left"/>
    </w:lvl>
    <w:lvl w:ilvl="4" w:tplc="12FCC18A">
      <w:numFmt w:val="decimal"/>
      <w:lvlText w:val=""/>
      <w:lvlJc w:val="left"/>
    </w:lvl>
    <w:lvl w:ilvl="5" w:tplc="7E388DCE">
      <w:numFmt w:val="decimal"/>
      <w:lvlText w:val=""/>
      <w:lvlJc w:val="left"/>
    </w:lvl>
    <w:lvl w:ilvl="6" w:tplc="B6FC640C">
      <w:numFmt w:val="decimal"/>
      <w:lvlText w:val=""/>
      <w:lvlJc w:val="left"/>
    </w:lvl>
    <w:lvl w:ilvl="7" w:tplc="AF8AAEE8">
      <w:numFmt w:val="decimal"/>
      <w:lvlText w:val=""/>
      <w:lvlJc w:val="left"/>
    </w:lvl>
    <w:lvl w:ilvl="8" w:tplc="950452DC">
      <w:numFmt w:val="decimal"/>
      <w:lvlText w:val=""/>
      <w:lvlJc w:val="left"/>
    </w:lvl>
  </w:abstractNum>
  <w:abstractNum w:abstractNumId="3" w15:restartNumberingAfterBreak="0">
    <w:nsid w:val="56997806"/>
    <w:multiLevelType w:val="hybridMultilevel"/>
    <w:tmpl w:val="81E804B6"/>
    <w:lvl w:ilvl="0" w:tplc="2F42777C">
      <w:start w:val="1"/>
      <w:numFmt w:val="bullet"/>
      <w:lvlText w:val="●"/>
      <w:lvlJc w:val="left"/>
      <w:pPr>
        <w:ind w:left="720" w:hanging="360"/>
      </w:pPr>
    </w:lvl>
    <w:lvl w:ilvl="1" w:tplc="2D1CD05E">
      <w:start w:val="1"/>
      <w:numFmt w:val="bullet"/>
      <w:lvlText w:val="○"/>
      <w:lvlJc w:val="left"/>
      <w:pPr>
        <w:ind w:left="1440" w:hanging="360"/>
      </w:pPr>
    </w:lvl>
    <w:lvl w:ilvl="2" w:tplc="6152EC8E">
      <w:start w:val="1"/>
      <w:numFmt w:val="bullet"/>
      <w:lvlText w:val="■"/>
      <w:lvlJc w:val="left"/>
      <w:pPr>
        <w:ind w:left="2160" w:hanging="360"/>
      </w:pPr>
    </w:lvl>
    <w:lvl w:ilvl="3" w:tplc="A6081724">
      <w:start w:val="1"/>
      <w:numFmt w:val="bullet"/>
      <w:lvlText w:val="●"/>
      <w:lvlJc w:val="left"/>
      <w:pPr>
        <w:ind w:left="2880" w:hanging="360"/>
      </w:pPr>
    </w:lvl>
    <w:lvl w:ilvl="4" w:tplc="3732EAF0">
      <w:start w:val="1"/>
      <w:numFmt w:val="bullet"/>
      <w:lvlText w:val="○"/>
      <w:lvlJc w:val="left"/>
      <w:pPr>
        <w:ind w:left="3600" w:hanging="360"/>
      </w:pPr>
    </w:lvl>
    <w:lvl w:ilvl="5" w:tplc="8876A960">
      <w:start w:val="1"/>
      <w:numFmt w:val="bullet"/>
      <w:lvlText w:val="■"/>
      <w:lvlJc w:val="left"/>
      <w:pPr>
        <w:ind w:left="4320" w:hanging="360"/>
      </w:pPr>
    </w:lvl>
    <w:lvl w:ilvl="6" w:tplc="6944BBE0">
      <w:start w:val="1"/>
      <w:numFmt w:val="bullet"/>
      <w:lvlText w:val="●"/>
      <w:lvlJc w:val="left"/>
      <w:pPr>
        <w:ind w:left="5040" w:hanging="360"/>
      </w:pPr>
    </w:lvl>
    <w:lvl w:ilvl="7" w:tplc="2E5C0B34">
      <w:start w:val="1"/>
      <w:numFmt w:val="bullet"/>
      <w:lvlText w:val="●"/>
      <w:lvlJc w:val="left"/>
      <w:pPr>
        <w:ind w:left="5760" w:hanging="360"/>
      </w:pPr>
    </w:lvl>
    <w:lvl w:ilvl="8" w:tplc="0C72C1C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9AA3306"/>
    <w:multiLevelType w:val="hybridMultilevel"/>
    <w:tmpl w:val="53B4732C"/>
    <w:lvl w:ilvl="0" w:tplc="58E0FE96">
      <w:start w:val="1"/>
      <w:numFmt w:val="decimal"/>
      <w:lvlText w:val="%1."/>
      <w:lvlJc w:val="left"/>
      <w:pPr>
        <w:ind w:left="442" w:hanging="30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074452">
    <w:abstractNumId w:val="3"/>
    <w:lvlOverride w:ilvl="0">
      <w:startOverride w:val="1"/>
    </w:lvlOverride>
  </w:num>
  <w:num w:numId="2" w16cid:durableId="209733914">
    <w:abstractNumId w:val="0"/>
  </w:num>
  <w:num w:numId="3" w16cid:durableId="684138866">
    <w:abstractNumId w:val="2"/>
    <w:lvlOverride w:ilvl="0">
      <w:startOverride w:val="1"/>
    </w:lvlOverride>
  </w:num>
  <w:num w:numId="4" w16cid:durableId="935943489">
    <w:abstractNumId w:val="0"/>
  </w:num>
  <w:num w:numId="5" w16cid:durableId="180415783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BRINA Carla Alves da Silva Melo">
    <w15:presenceInfo w15:providerId="AD" w15:userId="S::sabrina.silva@capef.com.br::317eafb1-b31a-49b6-aa51-4726c16ca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186"/>
    <w:rsid w:val="00096007"/>
    <w:rsid w:val="002123DA"/>
    <w:rsid w:val="00346E6B"/>
    <w:rsid w:val="00367581"/>
    <w:rsid w:val="003F6CD0"/>
    <w:rsid w:val="004F12EE"/>
    <w:rsid w:val="00655186"/>
    <w:rsid w:val="007A4019"/>
    <w:rsid w:val="008C24A3"/>
    <w:rsid w:val="0090625B"/>
    <w:rsid w:val="00936CD9"/>
    <w:rsid w:val="00972F3A"/>
    <w:rsid w:val="009831CE"/>
    <w:rsid w:val="00C37CB1"/>
    <w:rsid w:val="00D6720C"/>
    <w:rsid w:val="00E101F1"/>
    <w:rsid w:val="00F03B0F"/>
    <w:rsid w:val="00F9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EF488"/>
  <w15:docId w15:val="{A4E2E3BA-B809-4689-A017-4EBD137E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6" w:space="4" w:color="B9D2E8"/>
      </w:pBd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qFormat/>
    <w:pPr>
      <w:spacing w:before="220" w:after="120"/>
      <w:outlineLvl w:val="1"/>
    </w:pPr>
    <w:rPr>
      <w:b/>
      <w:bCs/>
      <w:color w:val="1A3A5C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09600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96007"/>
    <w:pPr>
      <w:spacing w:after="100"/>
      <w:ind w:left="220"/>
    </w:pPr>
  </w:style>
  <w:style w:type="character" w:styleId="HiperlinkVisitado">
    <w:name w:val="FollowedHyperlink"/>
    <w:basedOn w:val="Fontepargpadro"/>
    <w:uiPriority w:val="99"/>
    <w:semiHidden/>
    <w:unhideWhenUsed/>
    <w:rsid w:val="004F12EE"/>
    <w:rPr>
      <w:color w:val="977B2D" w:themeColor="followedHyperlink"/>
      <w:u w:val="single"/>
    </w:rPr>
  </w:style>
  <w:style w:type="paragraph" w:styleId="Reviso">
    <w:name w:val="Revision"/>
    <w:hidden/>
    <w:uiPriority w:val="99"/>
    <w:semiHidden/>
    <w:rsid w:val="00983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levypinheiro2023/?lipi=urn%3Ali%3Apage%3Ad_flagship3_profile_view_base_contact_details%3BXu635dC8Sn2%2FR8NO3lobKA%3D%3D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yperlink" Target="mailto:levypinheiro202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ado">
  <a:themeElements>
    <a:clrScheme name="Amarelo Verde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acetado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do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57C27-F6D8-431D-B80F-40453002F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8</Pages>
  <Words>1333</Words>
  <Characters>7201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SABRINA Carla Alves da Silva Melo</cp:lastModifiedBy>
  <cp:revision>4</cp:revision>
  <cp:lastPrinted>2026-06-22T21:35:00Z</cp:lastPrinted>
  <dcterms:created xsi:type="dcterms:W3CDTF">2026-06-22T21:36:00Z</dcterms:created>
  <dcterms:modified xsi:type="dcterms:W3CDTF">2026-07-06T21:09:00Z</dcterms:modified>
</cp:coreProperties>
</file>