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D3DD" w14:textId="77777777" w:rsidR="005C0FB5" w:rsidRDefault="009A2E32">
      <w:pPr>
        <w:spacing w:before="1200"/>
        <w:jc w:val="center"/>
      </w:pPr>
      <w:r>
        <w:rPr>
          <w:b/>
          <w:bCs/>
          <w:color w:val="1A3A5C"/>
          <w:sz w:val="58"/>
          <w:szCs w:val="58"/>
        </w:rPr>
        <w:t>Automação Quantum Axis</w:t>
      </w:r>
    </w:p>
    <w:p w14:paraId="4B1C8067" w14:textId="77777777" w:rsidR="005C0FB5" w:rsidRDefault="009A2E32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DOCUMENTAÇÃO TÉCNICA COMPLETA</w:t>
      </w:r>
    </w:p>
    <w:p w14:paraId="1F76D553" w14:textId="77777777" w:rsidR="005C0FB5" w:rsidRDefault="009A2E32">
      <w:pPr>
        <w:jc w:val="center"/>
      </w:pPr>
      <w:r>
        <w:rPr>
          <w:i/>
          <w:iCs/>
          <w:color w:val="5A6B7A"/>
          <w:sz w:val="24"/>
          <w:szCs w:val="24"/>
        </w:rPr>
        <w:t>Referência de arquitetura, código e manutenção</w:t>
      </w:r>
    </w:p>
    <w:p w14:paraId="2CE285D4" w14:textId="77777777" w:rsidR="005C0FB5" w:rsidRDefault="009A2E32">
      <w:pPr>
        <w:pBdr>
          <w:top w:val="single" w:sz="10" w:space="8" w:color="2E75B6"/>
          <w:bottom w:val="single" w:sz="10" w:space="8" w:color="2E75B6"/>
        </w:pBdr>
        <w:spacing w:before="400"/>
        <w:jc w:val="center"/>
      </w:pPr>
      <w:r>
        <w:rPr>
          <w:color w:val="5A6B7A"/>
          <w:sz w:val="20"/>
          <w:szCs w:val="20"/>
        </w:rPr>
        <w:t>Público: equipe técnica / desenvolvimento</w:t>
      </w:r>
    </w:p>
    <w:p w14:paraId="0934E418" w14:textId="40540E5D" w:rsidR="005C0FB5" w:rsidRDefault="009A2E32">
      <w:pPr>
        <w:spacing w:before="1500"/>
        <w:jc w:val="center"/>
      </w:pPr>
      <w:r>
        <w:rPr>
          <w:b/>
          <w:bCs/>
          <w:color w:val="5A6B7A"/>
        </w:rPr>
        <w:t xml:space="preserve">CAPEF · </w:t>
      </w:r>
      <w:del w:id="0" w:author="SABRINA Carla Alves da Silva Melo" w:date="2026-07-06T13:40:00Z" w16du:dateUtc="2026-07-06T16:40:00Z">
        <w:r w:rsidDel="00004B27">
          <w:rPr>
            <w:b/>
            <w:bCs/>
            <w:color w:val="5A6B7A"/>
          </w:rPr>
          <w:delText>GERIM</w:delText>
        </w:r>
      </w:del>
      <w:ins w:id="1" w:author="SABRINA Carla Alves da Silva Melo" w:date="2026-07-06T13:40:00Z" w16du:dateUtc="2026-07-06T16:40:00Z">
        <w:r w:rsidR="00004B27">
          <w:rPr>
            <w:b/>
            <w:bCs/>
            <w:color w:val="5A6B7A"/>
          </w:rPr>
          <w:t>GERIN</w:t>
        </w:r>
      </w:ins>
    </w:p>
    <w:p w14:paraId="4D1F2A89" w14:textId="77777777" w:rsidR="005C0FB5" w:rsidRDefault="009A2E32">
      <w:r>
        <w:br w:type="page"/>
      </w:r>
    </w:p>
    <w:p w14:paraId="3FAF9DFD" w14:textId="77777777" w:rsidR="005C0FB5" w:rsidRDefault="009A2E32">
      <w:pPr>
        <w:spacing w:after="160"/>
      </w:pPr>
      <w:r>
        <w:rPr>
          <w:b/>
          <w:bCs/>
          <w:color w:val="1A3A5C"/>
          <w:sz w:val="30"/>
          <w:szCs w:val="30"/>
        </w:rPr>
        <w:lastRenderedPageBreak/>
        <w:t>Sumário</w:t>
      </w:r>
    </w:p>
    <w:sdt>
      <w:sdtPr>
        <w:alias w:val="Sumário"/>
        <w:id w:val="-720357105"/>
      </w:sdtPr>
      <w:sdtEndPr/>
      <w:sdtContent>
        <w:p w14:paraId="4F4CD30B" w14:textId="61E9D7A2" w:rsidR="00004B27" w:rsidRDefault="009A2E32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r w:rsidR="00004B27" w:rsidRPr="00AF1426">
            <w:rPr>
              <w:rStyle w:val="Hyperlink"/>
              <w:noProof/>
            </w:rPr>
            <w:fldChar w:fldCharType="begin"/>
          </w:r>
          <w:r w:rsidR="00004B27" w:rsidRPr="00AF1426">
            <w:rPr>
              <w:rStyle w:val="Hyperlink"/>
              <w:noProof/>
            </w:rPr>
            <w:instrText xml:space="preserve"> </w:instrText>
          </w:r>
          <w:r w:rsidR="00004B27">
            <w:rPr>
              <w:noProof/>
            </w:rPr>
            <w:instrText>HYPERLINK \l "_Toc234237625"</w:instrText>
          </w:r>
          <w:r w:rsidR="00004B27" w:rsidRPr="00AF1426">
            <w:rPr>
              <w:rStyle w:val="Hyperlink"/>
              <w:noProof/>
            </w:rPr>
            <w:instrText xml:space="preserve"> </w:instrText>
          </w:r>
          <w:r w:rsidR="00004B27" w:rsidRPr="00AF1426">
            <w:rPr>
              <w:rStyle w:val="Hyperlink"/>
              <w:noProof/>
            </w:rPr>
          </w:r>
          <w:r w:rsidR="00004B27" w:rsidRPr="00AF1426">
            <w:rPr>
              <w:rStyle w:val="Hyperlink"/>
              <w:noProof/>
            </w:rPr>
            <w:fldChar w:fldCharType="separate"/>
          </w:r>
          <w:r w:rsidR="00004B27" w:rsidRPr="00AF1426">
            <w:rPr>
              <w:rStyle w:val="Hyperlink"/>
              <w:noProof/>
            </w:rPr>
            <w:t>1. Visão geral do sistema</w:t>
          </w:r>
          <w:r w:rsidR="00004B27">
            <w:rPr>
              <w:noProof/>
            </w:rPr>
            <w:tab/>
          </w:r>
          <w:r w:rsidR="00004B27">
            <w:rPr>
              <w:noProof/>
            </w:rPr>
            <w:fldChar w:fldCharType="begin"/>
          </w:r>
          <w:r w:rsidR="00004B27">
            <w:rPr>
              <w:noProof/>
            </w:rPr>
            <w:instrText xml:space="preserve"> PAGEREF _Toc234237625 \h </w:instrText>
          </w:r>
          <w:r w:rsidR="00004B27">
            <w:rPr>
              <w:noProof/>
            </w:rPr>
          </w:r>
          <w:r w:rsidR="00004B27">
            <w:rPr>
              <w:noProof/>
            </w:rPr>
            <w:fldChar w:fldCharType="separate"/>
          </w:r>
          <w:ins w:id="2" w:author="SABRINA Carla Alves da Silva Melo" w:date="2026-07-06T13:40:00Z" w16du:dateUtc="2026-07-06T16:40:00Z">
            <w:r w:rsidR="00004B27">
              <w:rPr>
                <w:noProof/>
              </w:rPr>
              <w:t>3</w:t>
            </w:r>
          </w:ins>
          <w:del w:id="3" w:author="SABRINA Carla Alves da Silva Melo" w:date="2026-07-06T13:40:00Z" w16du:dateUtc="2026-07-06T16:40:00Z">
            <w:r w:rsidR="00004B27" w:rsidDel="00004B27">
              <w:rPr>
                <w:noProof/>
              </w:rPr>
              <w:delText>1</w:delText>
            </w:r>
          </w:del>
          <w:r w:rsidR="00004B27">
            <w:rPr>
              <w:noProof/>
            </w:rPr>
            <w:fldChar w:fldCharType="end"/>
          </w:r>
          <w:r w:rsidR="00004B27" w:rsidRPr="00AF1426">
            <w:rPr>
              <w:rStyle w:val="Hyperlink"/>
              <w:noProof/>
            </w:rPr>
            <w:fldChar w:fldCharType="end"/>
          </w:r>
        </w:p>
        <w:p w14:paraId="5149288F" w14:textId="2CC4B102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"_Toc234237626"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1.1. Pilha tecnológica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4" w:author="SABRINA Carla Alves da Silva Melo" w:date="2026-07-06T13:40:00Z" w16du:dateUtc="2026-07-06T16:40:00Z">
            <w:r>
              <w:rPr>
                <w:noProof/>
              </w:rPr>
              <w:t>3</w:t>
            </w:r>
          </w:ins>
          <w:del w:id="5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7EA5CE70" w14:textId="10C75B84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"_Toc234237627"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1.2. Pré-requisitos de ambiente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6" w:author="SABRINA Carla Alves da Silva Melo" w:date="2026-07-06T13:40:00Z" w16du:dateUtc="2026-07-06T16:40:00Z">
            <w:r>
              <w:rPr>
                <w:noProof/>
              </w:rPr>
              <w:t>3</w:t>
            </w:r>
          </w:ins>
          <w:del w:id="7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39ED8C62" w14:textId="4B0E9CDC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"_Toc234237628"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2. Arquitetura e fluxo de execução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8" w:author="SABRINA Carla Alves da Silva Melo" w:date="2026-07-06T13:40:00Z" w16du:dateUtc="2026-07-06T16:40:00Z">
            <w:r>
              <w:rPr>
                <w:noProof/>
              </w:rPr>
              <w:t>3</w:t>
            </w:r>
          </w:ins>
          <w:del w:id="9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692F6271" w14:textId="0AA48FD2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"_Toc234237629"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2.1. Sequência macro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10" w:author="SABRINA Carla Alves da Silva Melo" w:date="2026-07-06T13:40:00Z" w16du:dateUtc="2026-07-06T16:40:00Z">
            <w:r>
              <w:rPr>
                <w:noProof/>
              </w:rPr>
              <w:t>4</w:t>
            </w:r>
          </w:ins>
          <w:del w:id="11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59E076E5" w14:textId="662E3458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"_Toc234237630"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3. Estrutura de arquivos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12" w:author="SABRINA Carla Alves da Silva Melo" w:date="2026-07-06T13:40:00Z" w16du:dateUtc="2026-07-06T16:40:00Z">
            <w:r>
              <w:rPr>
                <w:noProof/>
              </w:rPr>
              <w:t>5</w:t>
            </w:r>
          </w:ins>
          <w:del w:id="13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133E13F9" w14:textId="159AF1A2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"_Toc234237631"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4. Detalhamento por módulo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14" w:author="SABRINA Carla Alves da Silva Melo" w:date="2026-07-06T13:40:00Z" w16du:dateUtc="2026-07-06T16:40:00Z">
            <w:r>
              <w:rPr>
                <w:noProof/>
              </w:rPr>
              <w:t>5</w:t>
            </w:r>
          </w:ins>
          <w:del w:id="15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4F90F6B2" w14:textId="74348946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"_Toc234237632"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4.1. main.py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16" w:author="SABRINA Carla Alves da Silva Melo" w:date="2026-07-06T13:40:00Z" w16du:dateUtc="2026-07-06T16:40:00Z">
            <w:r>
              <w:rPr>
                <w:noProof/>
              </w:rPr>
              <w:t>5</w:t>
            </w:r>
          </w:ins>
          <w:del w:id="17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0754F032" w14:textId="1E832FD4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"_Toc234237633"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4.2. fluxoV2.py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18" w:author="SABRINA Carla Alves da Silva Melo" w:date="2026-07-06T13:40:00Z" w16du:dateUtc="2026-07-06T16:40:00Z">
            <w:r>
              <w:rPr>
                <w:noProof/>
              </w:rPr>
              <w:t>5</w:t>
            </w:r>
          </w:ins>
          <w:del w:id="19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608F665C" w14:textId="29CE92FC" w:rsidR="00004B27" w:rsidRDefault="00004B27">
          <w:pPr>
            <w:pStyle w:val="Sumrio3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"_Toc234237634"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Funções internas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20" w:author="SABRINA Carla Alves da Silva Melo" w:date="2026-07-06T13:40:00Z" w16du:dateUtc="2026-07-06T16:40:00Z">
            <w:r>
              <w:rPr>
                <w:noProof/>
              </w:rPr>
              <w:t>5</w:t>
            </w:r>
          </w:ins>
          <w:del w:id="21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7856BA19" w14:textId="74E9A583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"_Toc234237635"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4.3. Transform.py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22" w:author="SABRINA Carla Alves da Silva Melo" w:date="2026-07-06T13:40:00Z" w16du:dateUtc="2026-07-06T16:40:00Z">
            <w:r>
              <w:rPr>
                <w:noProof/>
              </w:rPr>
              <w:t>6</w:t>
            </w:r>
          </w:ins>
          <w:del w:id="23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322E59C1" w14:textId="427F75DF" w:rsidR="00004B27" w:rsidRDefault="00004B27">
          <w:pPr>
            <w:pStyle w:val="Sumrio3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"_Toc234237636"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Funções auxiliares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24" w:author="SABRINA Carla Alves da Silva Melo" w:date="2026-07-06T13:40:00Z" w16du:dateUtc="2026-07-06T16:40:00Z">
            <w:r>
              <w:rPr>
                <w:noProof/>
              </w:rPr>
              <w:t>6</w:t>
            </w:r>
          </w:ins>
          <w:del w:id="25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37360094" w14:textId="2ED9B96A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"_Toc234237637"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4.4. validacaoFinal.py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26" w:author="SABRINA Carla Alves da Silva Melo" w:date="2026-07-06T13:40:00Z" w16du:dateUtc="2026-07-06T16:40:00Z">
            <w:r>
              <w:rPr>
                <w:noProof/>
              </w:rPr>
              <w:t>7</w:t>
            </w:r>
          </w:ins>
          <w:del w:id="27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2DC101D6" w14:textId="71AAE355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"_Toc234237638"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4.5. classesInput.py e classesInvestimentos.py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28" w:author="SABRINA Carla Alves da Silva Melo" w:date="2026-07-06T13:40:00Z" w16du:dateUtc="2026-07-06T16:40:00Z">
            <w:r>
              <w:rPr>
                <w:noProof/>
              </w:rPr>
              <w:t>7</w:t>
            </w:r>
          </w:ins>
          <w:del w:id="29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607040F0" w14:textId="43E02D30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"_Toc234237639"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4.6. testelogo.py e testes.py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30" w:author="SABRINA Carla Alves da Silva Melo" w:date="2026-07-06T13:40:00Z" w16du:dateUtc="2026-07-06T16:40:00Z">
            <w:r>
              <w:rPr>
                <w:noProof/>
              </w:rPr>
              <w:t>7</w:t>
            </w:r>
          </w:ins>
          <w:del w:id="31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4D781AFE" w14:textId="0A326747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"_Toc234237640"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5. Configuração e parâmetros-chave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32" w:author="SABRINA Carla Alves da Silva Melo" w:date="2026-07-06T13:40:00Z" w16du:dateUtc="2026-07-06T16:40:00Z">
            <w:r>
              <w:rPr>
                <w:noProof/>
              </w:rPr>
              <w:t>7</w:t>
            </w:r>
          </w:ins>
          <w:del w:id="33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13B05A04" w14:textId="4AB0C44B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"_Toc234237641"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6. Pontos frágeis e riscos de manutenção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34" w:author="SABRINA Carla Alves da Silva Melo" w:date="2026-07-06T13:40:00Z" w16du:dateUtc="2026-07-06T16:40:00Z">
            <w:r>
              <w:rPr>
                <w:noProof/>
              </w:rPr>
              <w:t>8</w:t>
            </w:r>
          </w:ins>
          <w:del w:id="35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6F7A19D3" w14:textId="7A673F3E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"_Toc234237642"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6.1. XPaths absolutos dependentes do layout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36" w:author="SABRINA Carla Alves da Silva Melo" w:date="2026-07-06T13:40:00Z" w16du:dateUtc="2026-07-06T16:40:00Z">
            <w:r>
              <w:rPr>
                <w:noProof/>
              </w:rPr>
              <w:t>8</w:t>
            </w:r>
          </w:ins>
          <w:del w:id="37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3A3DB3B5" w14:textId="65F23118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"_Toc234237643"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6.2. Nome fixo do arquivo de medidas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38" w:author="SABRINA Carla Alves da Silva Melo" w:date="2026-07-06T13:40:00Z" w16du:dateUtc="2026-07-06T16:40:00Z">
            <w:r>
              <w:rPr>
                <w:noProof/>
              </w:rPr>
              <w:t>8</w:t>
            </w:r>
          </w:ins>
          <w:del w:id="39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6C23EA90" w14:textId="1752646D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"_Toc234237644"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6.3. Timeouts e esperas fixas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40" w:author="SABRINA Carla Alves da Silva Melo" w:date="2026-07-06T13:40:00Z" w16du:dateUtc="2026-07-06T16:40:00Z">
            <w:r>
              <w:rPr>
                <w:noProof/>
              </w:rPr>
              <w:t>8</w:t>
            </w:r>
          </w:ins>
          <w:del w:id="41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38EA7EEA" w14:textId="4EE362FE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"_Toc234237645"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6.4. Retry recursivo sem limite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42" w:author="SABRINA Carla Alves da Silva Melo" w:date="2026-07-06T13:40:00Z" w16du:dateUtc="2026-07-06T16:40:00Z">
            <w:r>
              <w:rPr>
                <w:noProof/>
              </w:rPr>
              <w:t>8</w:t>
            </w:r>
          </w:ins>
          <w:del w:id="43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1713A05E" w14:textId="0459895D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"_Toc234237646"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6.5. Dependência de ordem entre classes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44" w:author="SABRINA Carla Alves da Silva Melo" w:date="2026-07-06T13:40:00Z" w16du:dateUtc="2026-07-06T16:40:00Z">
            <w:r>
              <w:rPr>
                <w:noProof/>
              </w:rPr>
              <w:t>8</w:t>
            </w:r>
          </w:ins>
          <w:del w:id="45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66FBE2F4" w14:textId="79F75527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"_Toc234237647"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6.6. Caminhos de pasta com separador do Windows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46" w:author="SABRINA Carla Alves da Silva Melo" w:date="2026-07-06T13:40:00Z" w16du:dateUtc="2026-07-06T16:40:00Z">
            <w:r>
              <w:rPr>
                <w:noProof/>
              </w:rPr>
              <w:t>8</w:t>
            </w:r>
          </w:ins>
          <w:del w:id="47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683E9C4E" w14:textId="208AA4FE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"_Toc234237648"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7. Procedimentos de manutenção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48" w:author="SABRINA Carla Alves da Silva Melo" w:date="2026-07-06T13:40:00Z" w16du:dateUtc="2026-07-06T16:40:00Z">
            <w:r>
              <w:rPr>
                <w:noProof/>
              </w:rPr>
              <w:t>8</w:t>
            </w:r>
          </w:ins>
          <w:del w:id="49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44FF4B3B" w14:textId="01E86670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"_Toc234237649"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7.1. Alterar o escopo de classes extraídas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50" w:author="SABRINA Carla Alves da Silva Melo" w:date="2026-07-06T13:40:00Z" w16du:dateUtc="2026-07-06T16:40:00Z">
            <w:r>
              <w:rPr>
                <w:noProof/>
              </w:rPr>
              <w:t>9</w:t>
            </w:r>
          </w:ins>
          <w:del w:id="51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10F5E9AF" w14:textId="4BAE9913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"_Toc234237650"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7.2. Recriar o ambiente virtual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52" w:author="SABRINA Carla Alves da Silva Melo" w:date="2026-07-06T13:40:00Z" w16du:dateUtc="2026-07-06T16:40:00Z">
            <w:r>
              <w:rPr>
                <w:noProof/>
              </w:rPr>
              <w:t>9</w:t>
            </w:r>
          </w:ins>
          <w:del w:id="53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45128A7B" w14:textId="04334533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"_Toc234237651"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7.3. Atualizar seletores após mudança no portal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54" w:author="SABRINA Carla Alves da Silva Melo" w:date="2026-07-06T13:40:00Z" w16du:dateUtc="2026-07-06T16:40:00Z">
            <w:r>
              <w:rPr>
                <w:noProof/>
              </w:rPr>
              <w:t>9</w:t>
            </w:r>
          </w:ins>
          <w:del w:id="55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73577B74" w14:textId="3DF27119" w:rsidR="00004B27" w:rsidRDefault="00004B27">
          <w:pPr>
            <w:pStyle w:val="Sumrio2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"_Toc234237652"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7.4. Rodar o teste de estabilidade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56" w:author="SABRINA Carla Alves da Silva Melo" w:date="2026-07-06T13:40:00Z" w16du:dateUtc="2026-07-06T16:40:00Z">
            <w:r>
              <w:rPr>
                <w:noProof/>
              </w:rPr>
              <w:t>9</w:t>
            </w:r>
          </w:ins>
          <w:del w:id="57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7E280B1F" w14:textId="18E98F12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"_Toc234237653"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8. Artefatos de saída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58" w:author="SABRINA Carla Alves da Silva Melo" w:date="2026-07-06T13:40:00Z" w16du:dateUtc="2026-07-06T16:40:00Z">
            <w:r>
              <w:rPr>
                <w:noProof/>
              </w:rPr>
              <w:t>9</w:t>
            </w:r>
          </w:ins>
          <w:del w:id="59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613F995F" w14:textId="532267DA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"_Toc234237654"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9. Glossário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60" w:author="SABRINA Carla Alves da Silva Melo" w:date="2026-07-06T13:40:00Z" w16du:dateUtc="2026-07-06T16:40:00Z">
            <w:r>
              <w:rPr>
                <w:noProof/>
              </w:rPr>
              <w:t>9</w:t>
            </w:r>
          </w:ins>
          <w:del w:id="61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5FEBCE1E" w14:textId="69F6E684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"_Toc234237655"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10. Melhorias sugeridas (backlog técnico)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62" w:author="SABRINA Carla Alves da Silva Melo" w:date="2026-07-06T13:40:00Z" w16du:dateUtc="2026-07-06T16:40:00Z">
            <w:r>
              <w:rPr>
                <w:noProof/>
              </w:rPr>
              <w:t>10</w:t>
            </w:r>
          </w:ins>
          <w:del w:id="63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744F315B" w14:textId="3FF64B5E" w:rsidR="00004B27" w:rsidRDefault="00004B27">
          <w:pPr>
            <w:pStyle w:val="Sumrio1"/>
            <w:tabs>
              <w:tab w:val="right" w:leader="dot" w:pos="9350"/>
            </w:tabs>
            <w:rPr>
              <w:noProof/>
            </w:rPr>
          </w:pPr>
          <w:r w:rsidRPr="00AF1426">
            <w:rPr>
              <w:rStyle w:val="Hyperlink"/>
              <w:noProof/>
            </w:rPr>
            <w:fldChar w:fldCharType="begin"/>
          </w:r>
          <w:r w:rsidRPr="00AF142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"_Toc234237656"</w:instrText>
          </w:r>
          <w:r w:rsidRPr="00AF1426">
            <w:rPr>
              <w:rStyle w:val="Hyperlink"/>
              <w:noProof/>
            </w:rPr>
            <w:instrText xml:space="preserve"> </w:instrText>
          </w:r>
          <w:r w:rsidRPr="00AF1426">
            <w:rPr>
              <w:rStyle w:val="Hyperlink"/>
              <w:noProof/>
            </w:rPr>
          </w:r>
          <w:r w:rsidRPr="00AF1426">
            <w:rPr>
              <w:rStyle w:val="Hyperlink"/>
              <w:noProof/>
            </w:rPr>
            <w:fldChar w:fldCharType="separate"/>
          </w:r>
          <w:r w:rsidRPr="00AF1426">
            <w:rPr>
              <w:rStyle w:val="Hyperlink"/>
              <w:noProof/>
            </w:rPr>
            <w:t>11. Contato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_Toc234237656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ins w:id="64" w:author="SABRINA Carla Alves da Silva Melo" w:date="2026-07-06T13:40:00Z" w16du:dateUtc="2026-07-06T16:40:00Z">
            <w:r>
              <w:rPr>
                <w:noProof/>
              </w:rPr>
              <w:t>10</w:t>
            </w:r>
          </w:ins>
          <w:del w:id="65" w:author="SABRINA Carla Alves da Silva Melo" w:date="2026-07-06T13:40:00Z" w16du:dateUtc="2026-07-06T16:40:00Z">
            <w:r w:rsidDel="00004B27">
              <w:rPr>
                <w:noProof/>
              </w:rPr>
              <w:delText>1</w:delText>
            </w:r>
          </w:del>
          <w:r>
            <w:rPr>
              <w:noProof/>
            </w:rPr>
            <w:fldChar w:fldCharType="end"/>
          </w:r>
          <w:r w:rsidRPr="00AF1426">
            <w:rPr>
              <w:rStyle w:val="Hyperlink"/>
              <w:noProof/>
            </w:rPr>
            <w:fldChar w:fldCharType="end"/>
          </w:r>
        </w:p>
        <w:p w14:paraId="1D2575CF" w14:textId="77777777" w:rsidR="005C0FB5" w:rsidRDefault="009A2E32">
          <w:r>
            <w:fldChar w:fldCharType="end"/>
          </w:r>
        </w:p>
      </w:sdtContent>
    </w:sdt>
    <w:p w14:paraId="41254284" w14:textId="77777777" w:rsidR="005C0FB5" w:rsidRDefault="009A2E32">
      <w:r>
        <w:br w:type="page"/>
      </w:r>
    </w:p>
    <w:p w14:paraId="4D75A442" w14:textId="77777777" w:rsidR="005C0FB5" w:rsidRDefault="009A2E32">
      <w:pPr>
        <w:pStyle w:val="Ttulo1"/>
      </w:pPr>
      <w:bookmarkStart w:id="66" w:name="_Toc234237625"/>
      <w:r>
        <w:lastRenderedPageBreak/>
        <w:t>1. Visão geral do sistema</w:t>
      </w:r>
      <w:bookmarkEnd w:id="66"/>
    </w:p>
    <w:p w14:paraId="352B5DCE" w14:textId="77777777" w:rsidR="005C0FB5" w:rsidRDefault="009A2E32">
      <w:pPr>
        <w:spacing w:after="140" w:line="276" w:lineRule="auto"/>
      </w:pPr>
      <w:r>
        <w:t xml:space="preserve">Aplicação de automação (RPA) escrita em Python que extrai relatórios de fundos de investimento do portal Quantum Axis, trata os dados e gera planilhas Excel padronizadas. O sistema percorre uma lista de classes </w:t>
      </w:r>
      <w:proofErr w:type="spellStart"/>
      <w:r>
        <w:t>Anbima</w:t>
      </w:r>
      <w:proofErr w:type="spellEnd"/>
      <w:r>
        <w:t>; para cada classe executa um ciclo completo de login, filtragem, download e tratamento.</w:t>
      </w:r>
    </w:p>
    <w:p w14:paraId="5BBA7BE7" w14:textId="77777777" w:rsidR="005C0FB5" w:rsidRDefault="009A2E32">
      <w:pPr>
        <w:pStyle w:val="Ttulo2"/>
      </w:pPr>
      <w:bookmarkStart w:id="67" w:name="_Toc234237626"/>
      <w:r>
        <w:t>1.1. Pilha tecnológica</w:t>
      </w:r>
      <w:bookmarkEnd w:id="67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5C0FB5" w14:paraId="55C3C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0457B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Componente</w:t>
            </w:r>
          </w:p>
        </w:tc>
        <w:tc>
          <w:tcPr>
            <w:tcW w:w="596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63D21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Uso</w:t>
            </w:r>
          </w:p>
        </w:tc>
      </w:tr>
      <w:tr w:rsidR="005C0FB5" w14:paraId="637BEE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53840086" w14:textId="77777777" w:rsidR="005C0FB5" w:rsidRDefault="009A2E32">
            <w:proofErr w:type="spellStart"/>
            <w:r>
              <w:rPr>
                <w:sz w:val="21"/>
                <w:szCs w:val="21"/>
              </w:rPr>
              <w:t>Selenium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webdriver</w:t>
            </w:r>
            <w:proofErr w:type="spellEnd"/>
            <w:r>
              <w:rPr>
                <w:sz w:val="21"/>
                <w:szCs w:val="21"/>
              </w:rPr>
              <w:t>-manager</w:t>
            </w:r>
          </w:p>
        </w:tc>
        <w:tc>
          <w:tcPr>
            <w:tcW w:w="59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A150560" w14:textId="77777777" w:rsidR="005C0FB5" w:rsidRDefault="009A2E32">
            <w:r>
              <w:rPr>
                <w:sz w:val="21"/>
                <w:szCs w:val="21"/>
              </w:rPr>
              <w:t>Controle do Chrome e provisionamento automático do driver.</w:t>
            </w:r>
          </w:p>
        </w:tc>
      </w:tr>
      <w:tr w:rsidR="005C0FB5" w14:paraId="382323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47B2CF4" w14:textId="77777777" w:rsidR="005C0FB5" w:rsidRDefault="009A2E32">
            <w:r>
              <w:rPr>
                <w:sz w:val="21"/>
                <w:szCs w:val="21"/>
              </w:rPr>
              <w:t xml:space="preserve">pandas / </w:t>
            </w:r>
            <w:proofErr w:type="spellStart"/>
            <w:r>
              <w:rPr>
                <w:sz w:val="21"/>
                <w:szCs w:val="21"/>
              </w:rPr>
              <w:t>openpyxl</w:t>
            </w:r>
            <w:proofErr w:type="spellEnd"/>
          </w:p>
        </w:tc>
        <w:tc>
          <w:tcPr>
            <w:tcW w:w="59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4785A0B" w14:textId="77777777" w:rsidR="005C0FB5" w:rsidRDefault="009A2E32">
            <w:r>
              <w:rPr>
                <w:sz w:val="21"/>
                <w:szCs w:val="21"/>
              </w:rPr>
              <w:t>Leitura, transformação e escrita das planilhas 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5C0FB5" w14:paraId="206FCE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7222899" w14:textId="77777777" w:rsidR="005C0FB5" w:rsidRDefault="009A2E32">
            <w:proofErr w:type="spellStart"/>
            <w:r>
              <w:rPr>
                <w:sz w:val="21"/>
                <w:szCs w:val="21"/>
              </w:rPr>
              <w:t>rich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pyfiglet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47C5258" w14:textId="77777777" w:rsidR="005C0FB5" w:rsidRDefault="009A2E32">
            <w:r>
              <w:rPr>
                <w:sz w:val="21"/>
                <w:szCs w:val="21"/>
              </w:rPr>
              <w:t>Banner e saída formatada no terminal.</w:t>
            </w:r>
          </w:p>
        </w:tc>
      </w:tr>
      <w:tr w:rsidR="005C0FB5" w14:paraId="43C669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C5FC667" w14:textId="77777777" w:rsidR="005C0FB5" w:rsidRDefault="009A2E32">
            <w:proofErr w:type="spellStart"/>
            <w:r>
              <w:rPr>
                <w:sz w:val="21"/>
                <w:szCs w:val="21"/>
              </w:rPr>
              <w:t>pwinput</w:t>
            </w:r>
            <w:proofErr w:type="spellEnd"/>
          </w:p>
        </w:tc>
        <w:tc>
          <w:tcPr>
            <w:tcW w:w="59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14B609F" w14:textId="77777777" w:rsidR="005C0FB5" w:rsidRDefault="009A2E32">
            <w:r>
              <w:rPr>
                <w:sz w:val="21"/>
                <w:szCs w:val="21"/>
              </w:rPr>
              <w:t>Leitura de senha mascarada no terminal.</w:t>
            </w:r>
          </w:p>
        </w:tc>
      </w:tr>
      <w:tr w:rsidR="005C0FB5" w14:paraId="7B0C79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DC3DD37" w14:textId="77777777" w:rsidR="005C0FB5" w:rsidRDefault="009A2E32">
            <w:r>
              <w:rPr>
                <w:sz w:val="21"/>
                <w:szCs w:val="21"/>
              </w:rPr>
              <w:t>urllib3 / WDM_SSL_VERIFY</w:t>
            </w:r>
          </w:p>
        </w:tc>
        <w:tc>
          <w:tcPr>
            <w:tcW w:w="59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4E0A452C" w14:textId="77777777" w:rsidR="005C0FB5" w:rsidRDefault="009A2E32">
            <w:r>
              <w:rPr>
                <w:sz w:val="21"/>
                <w:szCs w:val="21"/>
              </w:rPr>
              <w:t>Supressão de verificação SSL para ambientes corporativos.</w:t>
            </w:r>
          </w:p>
        </w:tc>
      </w:tr>
    </w:tbl>
    <w:p w14:paraId="28A4FA1B" w14:textId="77777777" w:rsidR="005C0FB5" w:rsidRDefault="009A2E32">
      <w:pPr>
        <w:pStyle w:val="Ttulo2"/>
      </w:pPr>
      <w:bookmarkStart w:id="68" w:name="_Toc234237627"/>
      <w:r>
        <w:t>1.2. Pré-requisitos de ambiente</w:t>
      </w:r>
      <w:bookmarkEnd w:id="68"/>
    </w:p>
    <w:p w14:paraId="5C1B94E1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Python 3.x e Google Chrome instalados.</w:t>
      </w:r>
    </w:p>
    <w:p w14:paraId="292B68FC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Arquivo requirements.txt presente (instalado automaticamente pelo script.bat).</w:t>
      </w:r>
    </w:p>
    <w:p w14:paraId="01675EF2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Acesso de rede ao portal e às pastas de saída.</w:t>
      </w:r>
    </w:p>
    <w:p w14:paraId="75B223C1" w14:textId="5940D44B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 xml:space="preserve">Pastas </w:t>
      </w:r>
      <w:proofErr w:type="spellStart"/>
      <w:r>
        <w:t>RelatoriosExtraidos</w:t>
      </w:r>
      <w:proofErr w:type="spellEnd"/>
      <w:r>
        <w:t xml:space="preserve">, </w:t>
      </w:r>
      <w:proofErr w:type="spellStart"/>
      <w:r>
        <w:t>RelatoriosTratados</w:t>
      </w:r>
      <w:proofErr w:type="spellEnd"/>
      <w:r>
        <w:t xml:space="preserve"> e </w:t>
      </w:r>
      <w:proofErr w:type="spellStart"/>
      <w:r>
        <w:t>RelatoriosGPT</w:t>
      </w:r>
      <w:proofErr w:type="spellEnd"/>
      <w:r>
        <w:t xml:space="preserve"> existentes no diretório do projeto.</w:t>
      </w:r>
      <w:ins w:id="69" w:author="SABRINA Carla Alves da Silva Melo" w:date="2026-07-06T13:41:00Z" w16du:dateUtc="2026-07-06T16:41:00Z">
        <w:r w:rsidR="00004B27">
          <w:t xml:space="preserve"> </w:t>
        </w:r>
        <w:r w:rsidR="00004B27" w:rsidRPr="00004B27">
          <w:t>Caso essas pastas não existam, a automação poderá falhar ao salvar os arquivos gerados</w:t>
        </w:r>
        <w:r w:rsidR="00004B27">
          <w:t>.</w:t>
        </w:r>
      </w:ins>
    </w:p>
    <w:p w14:paraId="4E12AC02" w14:textId="77777777" w:rsidR="005C0FB5" w:rsidRDefault="009A2E32">
      <w:pPr>
        <w:pStyle w:val="Ttulo1"/>
      </w:pPr>
      <w:bookmarkStart w:id="70" w:name="_Toc234237628"/>
      <w:r>
        <w:t>2. Arquitetura e fluxo de execução</w:t>
      </w:r>
      <w:bookmarkEnd w:id="70"/>
    </w:p>
    <w:p w14:paraId="3D5DA8B6" w14:textId="77777777" w:rsidR="005C0FB5" w:rsidRDefault="009A2E32">
      <w:pPr>
        <w:spacing w:after="140" w:line="276" w:lineRule="auto"/>
      </w:pPr>
      <w:r>
        <w:t>O diagrama abaixo descreve o caminho completo, das entradas às planilhas finais:</w:t>
      </w:r>
    </w:p>
    <w:p w14:paraId="4D1E1BBE" w14:textId="77777777" w:rsidR="005C0FB5" w:rsidRDefault="009A2E3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54EDE0A" wp14:editId="3DA8E6AC">
            <wp:extent cx="5334000" cy="6791325"/>
            <wp:effectExtent l="0" t="0" r="0" b="0"/>
            <wp:docPr id="1" name="diagrama" descr="Fluxo do sistema" title="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28C2" w14:textId="77777777" w:rsidR="005C0FB5" w:rsidRDefault="009A2E32">
      <w:pPr>
        <w:pStyle w:val="Ttulo2"/>
      </w:pPr>
      <w:bookmarkStart w:id="71" w:name="_Toc234237629"/>
      <w:r>
        <w:t>2.1. Sequência macro</w:t>
      </w:r>
      <w:bookmarkEnd w:id="71"/>
    </w:p>
    <w:p w14:paraId="07F76110" w14:textId="77777777" w:rsidR="005C0FB5" w:rsidRDefault="009A2E32">
      <w:pPr>
        <w:pStyle w:val="PargrafodaLista"/>
        <w:numPr>
          <w:ilvl w:val="0"/>
          <w:numId w:val="3"/>
        </w:numPr>
      </w:pPr>
      <w:r>
        <w:t>script.bat prepara o ambiente virtual e dispara main.py.</w:t>
      </w:r>
    </w:p>
    <w:p w14:paraId="38535A56" w14:textId="0BFEBC0C" w:rsidR="005C0FB5" w:rsidRDefault="009A2E32">
      <w:pPr>
        <w:pStyle w:val="PargrafodaLista"/>
        <w:numPr>
          <w:ilvl w:val="0"/>
          <w:numId w:val="3"/>
        </w:numPr>
      </w:pPr>
      <w:r>
        <w:t xml:space="preserve">main.py coleta credenciais e data, </w:t>
      </w:r>
      <w:ins w:id="72" w:author="SABRINA Carla Alves da Silva Melo" w:date="2026-07-06T13:42:00Z" w16du:dateUtc="2026-07-06T16:42:00Z">
        <w:r w:rsidR="00425E91" w:rsidRPr="00425E91">
          <w:t>solicita ao usuário as categorias desejadas</w:t>
        </w:r>
        <w:r w:rsidR="00425E91">
          <w:t xml:space="preserve"> </w:t>
        </w:r>
      </w:ins>
      <w:r>
        <w:t>e itera sobre as classes de classesInput.py.</w:t>
      </w:r>
    </w:p>
    <w:p w14:paraId="70BD5F92" w14:textId="77777777" w:rsidR="005C0FB5" w:rsidRDefault="009A2E32">
      <w:pPr>
        <w:pStyle w:val="PargrafodaLista"/>
        <w:numPr>
          <w:ilvl w:val="0"/>
          <w:numId w:val="3"/>
        </w:numPr>
      </w:pPr>
      <w:r>
        <w:t>Para cada classe, fluxoV2.automacao_quantum() faz login, monta filtro, baixa o relatório.</w:t>
      </w:r>
    </w:p>
    <w:p w14:paraId="2C084513" w14:textId="77777777" w:rsidR="005C0FB5" w:rsidRDefault="009A2E32">
      <w:pPr>
        <w:pStyle w:val="PargrafodaLista"/>
        <w:numPr>
          <w:ilvl w:val="0"/>
          <w:numId w:val="3"/>
        </w:numPr>
      </w:pPr>
      <w:proofErr w:type="spellStart"/>
      <w:r>
        <w:t>Transform.transform_sheet</w:t>
      </w:r>
      <w:proofErr w:type="spellEnd"/>
      <w:r>
        <w:t xml:space="preserve">() trata o relatório e grava as saídas; </w:t>
      </w:r>
      <w:proofErr w:type="spellStart"/>
      <w:r>
        <w:t>validacaoFinal.validar</w:t>
      </w:r>
      <w:proofErr w:type="spellEnd"/>
      <w:r>
        <w:t>() confere a consistência.</w:t>
      </w:r>
    </w:p>
    <w:p w14:paraId="544EA612" w14:textId="77777777" w:rsidR="005C0FB5" w:rsidRDefault="009A2E32">
      <w:pPr>
        <w:pStyle w:val="Ttulo1"/>
        <w:pageBreakBefore/>
      </w:pPr>
      <w:bookmarkStart w:id="73" w:name="_Toc234237630"/>
      <w:r>
        <w:lastRenderedPageBreak/>
        <w:t>3. Estrutura de arquivos</w:t>
      </w:r>
      <w:bookmarkEnd w:id="73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C0FB5" w14:paraId="28316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5D4E8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Arquivo</w:t>
            </w:r>
          </w:p>
        </w:tc>
        <w:tc>
          <w:tcPr>
            <w:tcW w:w="666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5B65A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Responsabilidade</w:t>
            </w:r>
          </w:p>
        </w:tc>
      </w:tr>
      <w:tr w:rsidR="005C0FB5" w14:paraId="1C2B48A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B5668B2" w14:textId="77777777" w:rsidR="005C0FB5" w:rsidRDefault="009A2E32">
            <w:r>
              <w:rPr>
                <w:sz w:val="21"/>
                <w:szCs w:val="21"/>
              </w:rPr>
              <w:t>script.bat</w:t>
            </w:r>
          </w:p>
        </w:tc>
        <w:tc>
          <w:tcPr>
            <w:tcW w:w="6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CFB34F5" w14:textId="77777777" w:rsidR="005C0FB5" w:rsidRDefault="009A2E32">
            <w:proofErr w:type="spellStart"/>
            <w:r>
              <w:rPr>
                <w:sz w:val="21"/>
                <w:szCs w:val="21"/>
              </w:rPr>
              <w:t>Bootstrap</w:t>
            </w:r>
            <w:proofErr w:type="spellEnd"/>
            <w:r>
              <w:rPr>
                <w:sz w:val="21"/>
                <w:szCs w:val="21"/>
              </w:rPr>
              <w:t xml:space="preserve">: cria </w:t>
            </w:r>
            <w:proofErr w:type="spellStart"/>
            <w:r>
              <w:rPr>
                <w:sz w:val="21"/>
                <w:szCs w:val="21"/>
              </w:rPr>
              <w:t>venv</w:t>
            </w:r>
            <w:proofErr w:type="spellEnd"/>
            <w:r>
              <w:rPr>
                <w:sz w:val="21"/>
                <w:szCs w:val="21"/>
              </w:rPr>
              <w:t xml:space="preserve">, instala </w:t>
            </w:r>
            <w:proofErr w:type="spellStart"/>
            <w:r>
              <w:rPr>
                <w:sz w:val="21"/>
                <w:szCs w:val="21"/>
              </w:rPr>
              <w:t>deps</w:t>
            </w:r>
            <w:proofErr w:type="spellEnd"/>
            <w:r>
              <w:rPr>
                <w:sz w:val="21"/>
                <w:szCs w:val="21"/>
              </w:rPr>
              <w:t>, ativa ambiente e roda main.py.</w:t>
            </w:r>
          </w:p>
        </w:tc>
      </w:tr>
      <w:tr w:rsidR="005C0FB5" w14:paraId="2A766C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438E6071" w14:textId="77777777" w:rsidR="005C0FB5" w:rsidRDefault="009A2E32">
            <w:r>
              <w:rPr>
                <w:sz w:val="21"/>
                <w:szCs w:val="21"/>
              </w:rPr>
              <w:t>main.py</w:t>
            </w:r>
          </w:p>
        </w:tc>
        <w:tc>
          <w:tcPr>
            <w:tcW w:w="6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4816B6FA" w14:textId="69ECA2BC" w:rsidR="005C0FB5" w:rsidRDefault="009A2E32">
            <w:r>
              <w:rPr>
                <w:sz w:val="21"/>
                <w:szCs w:val="21"/>
              </w:rPr>
              <w:t xml:space="preserve">Orquestração de alto nível; coleta de inputs; loop por classe com </w:t>
            </w:r>
            <w:proofErr w:type="spellStart"/>
            <w:r>
              <w:rPr>
                <w:sz w:val="21"/>
                <w:szCs w:val="21"/>
              </w:rPr>
              <w:t>retry</w:t>
            </w:r>
            <w:proofErr w:type="spellEnd"/>
            <w:r>
              <w:rPr>
                <w:sz w:val="21"/>
                <w:szCs w:val="21"/>
              </w:rPr>
              <w:t xml:space="preserve"> recursivo.</w:t>
            </w:r>
            <w:ins w:id="74" w:author="SABRINA Carla Alves da Silva Melo" w:date="2026-07-06T13:43:00Z" w16du:dateUtc="2026-07-06T16:43:00Z">
              <w:r w:rsidR="002219A6">
                <w:t xml:space="preserve"> </w:t>
              </w:r>
              <w:r w:rsidR="002219A6" w:rsidRPr="002219A6">
                <w:rPr>
                  <w:sz w:val="21"/>
                  <w:szCs w:val="21"/>
                </w:rPr>
                <w:t>Atualmente o programa também contabiliza as execuções concluídas com sucesso e exibe um resumo ao final da execução.</w:t>
              </w:r>
            </w:ins>
          </w:p>
        </w:tc>
      </w:tr>
      <w:tr w:rsidR="005C0FB5" w14:paraId="656616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C213F56" w14:textId="77777777" w:rsidR="005C0FB5" w:rsidRDefault="009A2E32">
            <w:r>
              <w:rPr>
                <w:sz w:val="21"/>
                <w:szCs w:val="21"/>
              </w:rPr>
              <w:t>fluxoV2.py</w:t>
            </w:r>
          </w:p>
        </w:tc>
        <w:tc>
          <w:tcPr>
            <w:tcW w:w="6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42878E2C" w14:textId="77777777" w:rsidR="005C0FB5" w:rsidRDefault="009A2E32">
            <w:r>
              <w:rPr>
                <w:sz w:val="21"/>
                <w:szCs w:val="21"/>
              </w:rPr>
              <w:t>Camada de automação web (</w:t>
            </w:r>
            <w:proofErr w:type="spellStart"/>
            <w:r>
              <w:rPr>
                <w:sz w:val="21"/>
                <w:szCs w:val="21"/>
              </w:rPr>
              <w:t>Selenium</w:t>
            </w:r>
            <w:proofErr w:type="spellEnd"/>
            <w:r>
              <w:rPr>
                <w:sz w:val="21"/>
                <w:szCs w:val="21"/>
              </w:rPr>
              <w:t>): login, filtros, indicadores, download.</w:t>
            </w:r>
          </w:p>
        </w:tc>
      </w:tr>
      <w:tr w:rsidR="005C0FB5" w14:paraId="576D61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86EE27F" w14:textId="77777777" w:rsidR="005C0FB5" w:rsidRDefault="009A2E32">
            <w:r>
              <w:rPr>
                <w:sz w:val="21"/>
                <w:szCs w:val="21"/>
              </w:rPr>
              <w:t>Transform.py</w:t>
            </w:r>
          </w:p>
        </w:tc>
        <w:tc>
          <w:tcPr>
            <w:tcW w:w="6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0F3E38C" w14:textId="77777777" w:rsidR="005C0FB5" w:rsidRDefault="009A2E32">
            <w:r>
              <w:rPr>
                <w:sz w:val="21"/>
                <w:szCs w:val="21"/>
              </w:rPr>
              <w:t>Camada de tratamento de dados (pandas): limpeza, conversões, concatenação, escrita.</w:t>
            </w:r>
          </w:p>
        </w:tc>
      </w:tr>
      <w:tr w:rsidR="005C0FB5" w14:paraId="7D54598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A481DCF" w14:textId="77777777" w:rsidR="005C0FB5" w:rsidRDefault="009A2E32">
            <w:r>
              <w:rPr>
                <w:sz w:val="21"/>
                <w:szCs w:val="21"/>
              </w:rPr>
              <w:t>validacaoFinal.py</w:t>
            </w:r>
          </w:p>
        </w:tc>
        <w:tc>
          <w:tcPr>
            <w:tcW w:w="6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5BAC5561" w14:textId="77777777" w:rsidR="005C0FB5" w:rsidRDefault="009A2E32">
            <w:r>
              <w:rPr>
                <w:sz w:val="21"/>
                <w:szCs w:val="21"/>
              </w:rPr>
              <w:t xml:space="preserve">Validação de consistência do </w:t>
            </w:r>
            <w:proofErr w:type="spellStart"/>
            <w:r>
              <w:rPr>
                <w:sz w:val="21"/>
                <w:szCs w:val="21"/>
              </w:rPr>
              <w:t>DataFrame</w:t>
            </w:r>
            <w:proofErr w:type="spellEnd"/>
            <w:r>
              <w:rPr>
                <w:sz w:val="21"/>
                <w:szCs w:val="21"/>
              </w:rPr>
              <w:t xml:space="preserve"> resultante.</w:t>
            </w:r>
          </w:p>
        </w:tc>
      </w:tr>
      <w:tr w:rsidR="005C0FB5" w14:paraId="59BFC9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7FA9FF4" w14:textId="77777777" w:rsidR="005C0FB5" w:rsidRDefault="009A2E32">
            <w:r>
              <w:rPr>
                <w:sz w:val="21"/>
                <w:szCs w:val="21"/>
              </w:rPr>
              <w:t>classesInput.py</w:t>
            </w:r>
          </w:p>
        </w:tc>
        <w:tc>
          <w:tcPr>
            <w:tcW w:w="6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54D7114E" w14:textId="77777777" w:rsidR="005C0FB5" w:rsidRDefault="009A2E32">
            <w:r>
              <w:rPr>
                <w:sz w:val="21"/>
                <w:szCs w:val="21"/>
              </w:rPr>
              <w:t xml:space="preserve">Configuração: classes/subclasses </w:t>
            </w:r>
            <w:proofErr w:type="spellStart"/>
            <w:r>
              <w:rPr>
                <w:sz w:val="21"/>
                <w:szCs w:val="21"/>
              </w:rPr>
              <w:t>Anbima</w:t>
            </w:r>
            <w:proofErr w:type="spellEnd"/>
            <w:r>
              <w:rPr>
                <w:sz w:val="21"/>
                <w:szCs w:val="21"/>
              </w:rPr>
              <w:t xml:space="preserve"> a extrair (entrada ativa).</w:t>
            </w:r>
          </w:p>
        </w:tc>
      </w:tr>
      <w:tr w:rsidR="005C0FB5" w14:paraId="2FF09A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DB48A8F" w14:textId="77777777" w:rsidR="005C0FB5" w:rsidRDefault="009A2E32">
            <w:r>
              <w:rPr>
                <w:sz w:val="21"/>
                <w:szCs w:val="21"/>
              </w:rPr>
              <w:t>classesInvestimentos.py</w:t>
            </w:r>
          </w:p>
        </w:tc>
        <w:tc>
          <w:tcPr>
            <w:tcW w:w="6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2346AC4" w14:textId="77777777" w:rsidR="005C0FB5" w:rsidRDefault="009A2E32">
            <w:r>
              <w:rPr>
                <w:sz w:val="21"/>
                <w:szCs w:val="21"/>
              </w:rPr>
              <w:t>Catálogo de referência completo de classes e indicadores.</w:t>
            </w:r>
          </w:p>
        </w:tc>
      </w:tr>
      <w:tr w:rsidR="005C0FB5" w14:paraId="6B8C5AB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C5F1F0F" w14:textId="77777777" w:rsidR="005C0FB5" w:rsidRDefault="009A2E32">
            <w:r>
              <w:rPr>
                <w:sz w:val="21"/>
                <w:szCs w:val="21"/>
              </w:rPr>
              <w:t>testelogo.py</w:t>
            </w:r>
          </w:p>
        </w:tc>
        <w:tc>
          <w:tcPr>
            <w:tcW w:w="6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8374630" w14:textId="77777777" w:rsidR="005C0FB5" w:rsidRDefault="009A2E32">
            <w:r>
              <w:rPr>
                <w:sz w:val="21"/>
                <w:szCs w:val="21"/>
              </w:rPr>
              <w:t>Banner ASCII no terminal (</w:t>
            </w:r>
            <w:proofErr w:type="spellStart"/>
            <w:r>
              <w:rPr>
                <w:sz w:val="21"/>
                <w:szCs w:val="21"/>
              </w:rPr>
              <w:t>print_banner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5C0FB5" w14:paraId="3695FF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2809F3C" w14:textId="77777777" w:rsidR="005C0FB5" w:rsidRDefault="009A2E32">
            <w:r>
              <w:rPr>
                <w:sz w:val="21"/>
                <w:szCs w:val="21"/>
              </w:rPr>
              <w:t>testes.py</w:t>
            </w:r>
          </w:p>
        </w:tc>
        <w:tc>
          <w:tcPr>
            <w:tcW w:w="6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B696D62" w14:textId="77777777" w:rsidR="005C0FB5" w:rsidRDefault="009A2E32">
            <w:proofErr w:type="spellStart"/>
            <w:r>
              <w:rPr>
                <w:sz w:val="21"/>
                <w:szCs w:val="21"/>
              </w:rPr>
              <w:t>Harness</w:t>
            </w:r>
            <w:proofErr w:type="spellEnd"/>
            <w:r>
              <w:rPr>
                <w:sz w:val="21"/>
                <w:szCs w:val="21"/>
              </w:rPr>
              <w:t xml:space="preserve"> de teste de estresse (execuções repetidas, taxa de erro).</w:t>
            </w:r>
          </w:p>
        </w:tc>
      </w:tr>
      <w:tr w:rsidR="005C0FB5" w14:paraId="0797FC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3648EE6" w14:textId="77777777" w:rsidR="005C0FB5" w:rsidRDefault="009A2E32">
            <w:proofErr w:type="spellStart"/>
            <w:r>
              <w:rPr>
                <w:sz w:val="21"/>
                <w:szCs w:val="21"/>
              </w:rPr>
              <w:t>credenciais.json</w:t>
            </w:r>
            <w:proofErr w:type="spellEnd"/>
          </w:p>
        </w:tc>
        <w:tc>
          <w:tcPr>
            <w:tcW w:w="6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3CAD69C" w14:textId="77777777" w:rsidR="005C0FB5" w:rsidRDefault="009A2E32">
            <w:proofErr w:type="spellStart"/>
            <w:r>
              <w:rPr>
                <w:sz w:val="21"/>
                <w:szCs w:val="21"/>
              </w:rPr>
              <w:t>Placeholder</w:t>
            </w:r>
            <w:proofErr w:type="spellEnd"/>
            <w:r>
              <w:rPr>
                <w:sz w:val="21"/>
                <w:szCs w:val="21"/>
              </w:rPr>
              <w:t xml:space="preserve"> de credenciais, preenchido em </w:t>
            </w:r>
            <w:proofErr w:type="spellStart"/>
            <w:r>
              <w:rPr>
                <w:sz w:val="21"/>
                <w:szCs w:val="21"/>
              </w:rPr>
              <w:t>runtime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CB824AA" w14:textId="77777777" w:rsidR="005C0FB5" w:rsidRDefault="009A2E32">
      <w:pPr>
        <w:pStyle w:val="Ttulo1"/>
      </w:pPr>
      <w:bookmarkStart w:id="75" w:name="_Toc234237631"/>
      <w:r>
        <w:t>4. Detalhamento por módulo</w:t>
      </w:r>
      <w:bookmarkEnd w:id="75"/>
    </w:p>
    <w:p w14:paraId="6F637B27" w14:textId="77777777" w:rsidR="005C0FB5" w:rsidRDefault="009A2E32">
      <w:pPr>
        <w:pStyle w:val="Ttulo2"/>
      </w:pPr>
      <w:bookmarkStart w:id="76" w:name="_Toc234237632"/>
      <w:r>
        <w:t>4.1. main.py</w:t>
      </w:r>
      <w:bookmarkEnd w:id="76"/>
    </w:p>
    <w:p w14:paraId="56786880" w14:textId="77777777" w:rsidR="005C0FB5" w:rsidRDefault="009A2E32">
      <w:pPr>
        <w:spacing w:after="140" w:line="276" w:lineRule="auto"/>
      </w:pPr>
      <w:r>
        <w:t xml:space="preserve">Ponto de entrada lógico. Exibe o banner, carrega </w:t>
      </w:r>
      <w:proofErr w:type="spellStart"/>
      <w:r>
        <w:t>credenciais.json</w:t>
      </w:r>
      <w:proofErr w:type="spellEnd"/>
      <w:r>
        <w:t>, solicita e-mail/senha/data e valida o formato da data (exatamente 8 dígitos numéricos).</w:t>
      </w:r>
    </w:p>
    <w:p w14:paraId="644DCE8A" w14:textId="77777777" w:rsidR="005C0FB5" w:rsidRDefault="009A2E32">
      <w:pPr>
        <w:spacing w:after="140" w:line="276" w:lineRule="auto"/>
      </w:pPr>
      <w:r>
        <w:t xml:space="preserve">O coração é o laço sobre </w:t>
      </w:r>
      <w:r>
        <w:rPr>
          <w:rFonts w:ascii="Consolas" w:eastAsia="Consolas" w:hAnsi="Consolas" w:cs="Consolas"/>
          <w:color w:val="24405B"/>
          <w:sz w:val="20"/>
          <w:szCs w:val="20"/>
        </w:rPr>
        <w:t>classes</w:t>
      </w:r>
      <w:r>
        <w:t xml:space="preserve"> (importada de </w:t>
      </w:r>
      <w:proofErr w:type="spellStart"/>
      <w:r>
        <w:t>classesInput</w:t>
      </w:r>
      <w:proofErr w:type="spellEnd"/>
      <w:r>
        <w:t xml:space="preserve"> como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classesinput</w:t>
      </w:r>
      <w:proofErr w:type="spellEnd"/>
      <w:r>
        <w:t xml:space="preserve">). Para cada categoria, define a função interna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mainFunction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()</w:t>
      </w:r>
      <w:r>
        <w:t xml:space="preserve">, que chama a automação e implementa </w:t>
      </w:r>
      <w:proofErr w:type="spellStart"/>
      <w:r>
        <w:rPr>
          <w:b/>
          <w:bCs/>
        </w:rPr>
        <w:t>retry</w:t>
      </w:r>
      <w:proofErr w:type="spellEnd"/>
      <w:r>
        <w:rPr>
          <w:b/>
          <w:bCs/>
        </w:rPr>
        <w:t xml:space="preserve"> recursivo</w:t>
      </w:r>
      <w:r>
        <w:t xml:space="preserve"> em caso de exceção.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0FB5" w14:paraId="570C6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6A6A"/>
              <w:left w:val="single" w:sz="18" w:space="0" w:color="D96A6A"/>
              <w:bottom w:val="single" w:sz="4" w:space="0" w:color="D96A6A"/>
              <w:right w:val="single" w:sz="4" w:space="0" w:color="D96A6A"/>
            </w:tcBorders>
            <w:shd w:val="clear" w:color="auto" w:fill="FDEC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7F96E62" w14:textId="77777777" w:rsidR="005C0FB5" w:rsidRDefault="009A2E32">
            <w:r>
              <w:rPr>
                <w:b/>
                <w:bCs/>
                <w:color w:val="9A2C2C"/>
              </w:rPr>
              <w:t>⚠</w:t>
            </w:r>
            <w:r>
              <w:rPr>
                <w:b/>
                <w:bCs/>
                <w:color w:val="9A2C2C"/>
              </w:rPr>
              <w:t>️</w:t>
            </w:r>
            <w:r>
              <w:rPr>
                <w:b/>
                <w:bCs/>
                <w:color w:val="9A2C2C"/>
              </w:rPr>
              <w:t xml:space="preserve"> Ponto de atenção  </w:t>
            </w:r>
            <w:r>
              <w:rPr>
                <w:color w:val="3A3A3A"/>
              </w:rPr>
              <w:t xml:space="preserve">o </w:t>
            </w:r>
            <w:proofErr w:type="spellStart"/>
            <w:r>
              <w:rPr>
                <w:color w:val="3A3A3A"/>
              </w:rPr>
              <w:t>retry</w:t>
            </w:r>
            <w:proofErr w:type="spellEnd"/>
            <w:r>
              <w:rPr>
                <w:color w:val="3A3A3A"/>
              </w:rPr>
              <w:t xml:space="preserve"> é recursivo e sem limite: uma falha persistente pode causar recursão infinita (e, em tese, estouro de pilha). Considere converter para laço com número máximo de tentativas.</w:t>
            </w:r>
          </w:p>
        </w:tc>
      </w:tr>
    </w:tbl>
    <w:p w14:paraId="1303C070" w14:textId="77777777" w:rsidR="005C0FB5" w:rsidRDefault="009A2E32">
      <w:pPr>
        <w:spacing w:after="140" w:line="276" w:lineRule="auto"/>
      </w:pPr>
      <w:r>
        <w:t>Mede e imprime o tempo total ao final, além dos créditos do desenvolvedor.</w:t>
      </w:r>
    </w:p>
    <w:p w14:paraId="11FA35DF" w14:textId="77777777" w:rsidR="005C0FB5" w:rsidRDefault="009A2E32">
      <w:pPr>
        <w:pStyle w:val="Ttulo2"/>
      </w:pPr>
      <w:bookmarkStart w:id="77" w:name="_Toc234237633"/>
      <w:r>
        <w:t>4.2. fluxoV2.py</w:t>
      </w:r>
      <w:bookmarkEnd w:id="77"/>
    </w:p>
    <w:p w14:paraId="46F173CB" w14:textId="20A678D6" w:rsidR="005C0FB5" w:rsidRDefault="009A2E32">
      <w:pPr>
        <w:spacing w:after="140" w:line="276" w:lineRule="auto"/>
      </w:pPr>
      <w:r>
        <w:t xml:space="preserve">Função principal: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automacao_quantum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listaClasses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, data)</w:t>
      </w:r>
      <w:r>
        <w:t xml:space="preserve">. Configura o Chrome (pasta de download, supressão de logs, SSL desligado) e instancia o </w:t>
      </w:r>
      <w:proofErr w:type="spellStart"/>
      <w:r>
        <w:t>WebDriver</w:t>
      </w:r>
      <w:proofErr w:type="spellEnd"/>
      <w:r>
        <w:t>. Internamente define várias funções:</w:t>
      </w:r>
      <w:ins w:id="78" w:author="SABRINA Carla Alves da Silva Melo" w:date="2026-07-06T13:45:00Z" w16du:dateUtc="2026-07-06T16:45:00Z">
        <w:r w:rsidR="003B2BFF">
          <w:t xml:space="preserve"> </w:t>
        </w:r>
      </w:ins>
    </w:p>
    <w:p w14:paraId="37F40D09" w14:textId="77777777" w:rsidR="005C0FB5" w:rsidRDefault="009A2E32">
      <w:pPr>
        <w:pStyle w:val="Ttulo3"/>
      </w:pPr>
      <w:bookmarkStart w:id="79" w:name="_Toc234237634"/>
      <w:r>
        <w:t>Funções internas</w:t>
      </w:r>
      <w:bookmarkEnd w:id="79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2"/>
        <w:gridCol w:w="6318"/>
      </w:tblGrid>
      <w:tr w:rsidR="005C0FB5" w14:paraId="13328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4E764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Função</w:t>
            </w:r>
          </w:p>
        </w:tc>
        <w:tc>
          <w:tcPr>
            <w:tcW w:w="636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DA7FD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O que faz</w:t>
            </w:r>
          </w:p>
        </w:tc>
      </w:tr>
      <w:tr w:rsidR="005C0FB5" w14:paraId="614CA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527FB60" w14:textId="77777777" w:rsidR="005C0FB5" w:rsidRDefault="009A2E32">
            <w:proofErr w:type="spellStart"/>
            <w:r>
              <w:rPr>
                <w:sz w:val="21"/>
                <w:szCs w:val="21"/>
              </w:rPr>
              <w:t>autenticacao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63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9E35550" w14:textId="77777777" w:rsidR="005C0FB5" w:rsidRDefault="009A2E32">
            <w:r>
              <w:rPr>
                <w:sz w:val="21"/>
                <w:szCs w:val="21"/>
              </w:rPr>
              <w:t>Abre a página de login, preenche usuário/senha e confirma a entrada.</w:t>
            </w:r>
          </w:p>
        </w:tc>
      </w:tr>
      <w:tr w:rsidR="005C0FB5" w14:paraId="1FDA54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54358D40" w14:textId="77777777" w:rsidR="005C0FB5" w:rsidRDefault="009A2E32">
            <w:proofErr w:type="spellStart"/>
            <w:r>
              <w:rPr>
                <w:sz w:val="21"/>
                <w:szCs w:val="21"/>
              </w:rPr>
              <w:t>esperar_elemento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63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578A18D" w14:textId="77777777" w:rsidR="005C0FB5" w:rsidRDefault="009A2E32">
            <w:proofErr w:type="spellStart"/>
            <w:r>
              <w:rPr>
                <w:sz w:val="21"/>
                <w:szCs w:val="21"/>
              </w:rPr>
              <w:t>Helper</w:t>
            </w:r>
            <w:proofErr w:type="spellEnd"/>
            <w:r>
              <w:rPr>
                <w:sz w:val="21"/>
                <w:szCs w:val="21"/>
              </w:rPr>
              <w:t xml:space="preserve"> de espera explícita por </w:t>
            </w:r>
            <w:proofErr w:type="spellStart"/>
            <w:r>
              <w:rPr>
                <w:sz w:val="21"/>
                <w:szCs w:val="21"/>
              </w:rPr>
              <w:t>XPath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5C0FB5" w14:paraId="47068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5F2EC66" w14:textId="77777777" w:rsidR="005C0FB5" w:rsidRDefault="009A2E32">
            <w:proofErr w:type="spellStart"/>
            <w:r>
              <w:rPr>
                <w:sz w:val="21"/>
                <w:szCs w:val="21"/>
              </w:rPr>
              <w:t>adicionar_indicador_selecao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63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363CEF0" w14:textId="77777777" w:rsidR="005C0FB5" w:rsidRDefault="009A2E32">
            <w:r>
              <w:rPr>
                <w:sz w:val="21"/>
                <w:szCs w:val="21"/>
              </w:rPr>
              <w:t xml:space="preserve">Trata o submenu contextual de adição de indicador (com </w:t>
            </w:r>
            <w:proofErr w:type="spellStart"/>
            <w:r>
              <w:rPr>
                <w:sz w:val="21"/>
                <w:szCs w:val="21"/>
              </w:rPr>
              <w:t>fallback</w:t>
            </w:r>
            <w:proofErr w:type="spellEnd"/>
            <w:r>
              <w:rPr>
                <w:sz w:val="21"/>
                <w:szCs w:val="21"/>
              </w:rPr>
              <w:t xml:space="preserve"> por timeout).</w:t>
            </w:r>
          </w:p>
        </w:tc>
      </w:tr>
      <w:tr w:rsidR="005C0FB5" w14:paraId="76D839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601284F6" w14:textId="77777777" w:rsidR="005C0FB5" w:rsidRDefault="009A2E32">
            <w:proofErr w:type="spellStart"/>
            <w:r>
              <w:rPr>
                <w:sz w:val="21"/>
                <w:szCs w:val="21"/>
              </w:rPr>
              <w:t>adiciona_Indicadores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63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4183C2E2" w14:textId="77777777" w:rsidR="005C0FB5" w:rsidRDefault="009A2E32">
            <w:r>
              <w:rPr>
                <w:sz w:val="21"/>
                <w:szCs w:val="21"/>
              </w:rPr>
              <w:t>Percorre a lista de indicadores e os adiciona à seleção via busca global.</w:t>
            </w:r>
          </w:p>
        </w:tc>
      </w:tr>
      <w:tr w:rsidR="005C0FB5" w14:paraId="3E6220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6011CFEF" w14:textId="77777777" w:rsidR="005C0FB5" w:rsidRDefault="009A2E32">
            <w:proofErr w:type="spellStart"/>
            <w:r>
              <w:rPr>
                <w:sz w:val="21"/>
                <w:szCs w:val="21"/>
              </w:rPr>
              <w:t>adicionaFundos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63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662FBC9" w14:textId="77777777" w:rsidR="005C0FB5" w:rsidRDefault="009A2E32">
            <w:r>
              <w:rPr>
                <w:sz w:val="21"/>
                <w:szCs w:val="21"/>
              </w:rPr>
              <w:t xml:space="preserve">Para cada classe, monta o filtro 'Classificação </w:t>
            </w:r>
            <w:proofErr w:type="spellStart"/>
            <w:r>
              <w:rPr>
                <w:sz w:val="21"/>
                <w:szCs w:val="21"/>
              </w:rPr>
              <w:t>Anbima</w:t>
            </w:r>
            <w:proofErr w:type="spellEnd"/>
            <w:r>
              <w:rPr>
                <w:sz w:val="21"/>
                <w:szCs w:val="21"/>
              </w:rPr>
              <w:t>' e adiciona os fundos.</w:t>
            </w:r>
          </w:p>
        </w:tc>
      </w:tr>
      <w:tr w:rsidR="005C0FB5" w14:paraId="210CD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55836165" w14:textId="77777777" w:rsidR="005C0FB5" w:rsidRDefault="009A2E32">
            <w:r>
              <w:rPr>
                <w:sz w:val="21"/>
                <w:szCs w:val="21"/>
              </w:rPr>
              <w:t>filtrar()</w:t>
            </w:r>
          </w:p>
        </w:tc>
        <w:tc>
          <w:tcPr>
            <w:tcW w:w="63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C3C516F" w14:textId="77777777" w:rsidR="005C0FB5" w:rsidRDefault="009A2E32">
            <w:r>
              <w:rPr>
                <w:sz w:val="21"/>
                <w:szCs w:val="21"/>
              </w:rPr>
              <w:t>Abre o iframe de filtros e troca o contexto do driver.</w:t>
            </w:r>
          </w:p>
        </w:tc>
      </w:tr>
      <w:tr w:rsidR="005C0FB5" w14:paraId="70115D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5CD13C8" w14:textId="77777777" w:rsidR="005C0FB5" w:rsidRDefault="009A2E32">
            <w:proofErr w:type="spellStart"/>
            <w:r>
              <w:rPr>
                <w:sz w:val="21"/>
                <w:szCs w:val="21"/>
              </w:rPr>
              <w:t>abrirRelatorio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63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77C8BF1" w14:textId="77777777" w:rsidR="005C0FB5" w:rsidRDefault="009A2E32">
            <w:r>
              <w:rPr>
                <w:sz w:val="21"/>
                <w:szCs w:val="21"/>
              </w:rPr>
              <w:t>Abre o relatório personalizado, insere a data, baixa o 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e aguarda a conclusão do download.</w:t>
            </w:r>
          </w:p>
        </w:tc>
      </w:tr>
      <w:tr w:rsidR="003A63B0" w14:paraId="0BFD91F5" w14:textId="77777777">
        <w:tblPrEx>
          <w:tblCellMar>
            <w:top w:w="0" w:type="dxa"/>
            <w:bottom w:w="0" w:type="dxa"/>
          </w:tblCellMar>
        </w:tblPrEx>
        <w:trPr>
          <w:ins w:id="80" w:author="SABRINA Carla Alves da Silva Melo" w:date="2026-07-06T13:44:00Z" w16du:dateUtc="2026-07-06T16:44:00Z"/>
        </w:trPr>
        <w:tc>
          <w:tcPr>
            <w:tcW w:w="30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5C7D11CB" w14:textId="21E66291" w:rsidR="003A63B0" w:rsidRDefault="003A63B0">
            <w:pPr>
              <w:rPr>
                <w:ins w:id="81" w:author="SABRINA Carla Alves da Silva Melo" w:date="2026-07-06T13:44:00Z" w16du:dateUtc="2026-07-06T16:44:00Z"/>
                <w:sz w:val="21"/>
                <w:szCs w:val="21"/>
              </w:rPr>
            </w:pPr>
            <w:proofErr w:type="spellStart"/>
            <w:ins w:id="82" w:author="SABRINA Carla Alves da Silva Melo" w:date="2026-07-06T13:44:00Z" w16du:dateUtc="2026-07-06T16:44:00Z">
              <w:r w:rsidRPr="003A63B0">
                <w:rPr>
                  <w:sz w:val="21"/>
                  <w:szCs w:val="21"/>
                </w:rPr>
                <w:t>monitorar_fechamento</w:t>
              </w:r>
              <w:proofErr w:type="spellEnd"/>
              <w:r w:rsidRPr="003A63B0">
                <w:rPr>
                  <w:sz w:val="21"/>
                  <w:szCs w:val="21"/>
                </w:rPr>
                <w:t>()</w:t>
              </w:r>
            </w:ins>
          </w:p>
        </w:tc>
        <w:tc>
          <w:tcPr>
            <w:tcW w:w="63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45208791" w14:textId="66C780DF" w:rsidR="003A63B0" w:rsidRDefault="003A63B0">
            <w:pPr>
              <w:rPr>
                <w:ins w:id="83" w:author="SABRINA Carla Alves da Silva Melo" w:date="2026-07-06T13:44:00Z" w16du:dateUtc="2026-07-06T16:44:00Z"/>
                <w:sz w:val="21"/>
                <w:szCs w:val="21"/>
              </w:rPr>
            </w:pPr>
            <w:ins w:id="84" w:author="SABRINA Carla Alves da Silva Melo" w:date="2026-07-06T13:44:00Z" w16du:dateUtc="2026-07-06T16:44:00Z">
              <w:r w:rsidRPr="003A63B0">
                <w:rPr>
                  <w:sz w:val="21"/>
                  <w:szCs w:val="21"/>
                </w:rPr>
                <w:t>Detecta o fechamento manual da janela do Chrome e interrompe a automação de forma segura.</w:t>
              </w:r>
            </w:ins>
          </w:p>
        </w:tc>
      </w:tr>
    </w:tbl>
    <w:p w14:paraId="653A7710" w14:textId="77777777" w:rsidR="005C0FB5" w:rsidRDefault="009A2E32">
      <w:pPr>
        <w:spacing w:after="140" w:line="276" w:lineRule="auto"/>
      </w:pPr>
      <w:r>
        <w:t xml:space="preserve">Ao final, monta os caminhos das pastas de saída e chama </w:t>
      </w:r>
      <w:proofErr w:type="spellStart"/>
      <w:r>
        <w:t>transform_sheet</w:t>
      </w:r>
      <w:proofErr w:type="spellEnd"/>
      <w:r>
        <w:t xml:space="preserve">() para tratar o arquivo recém-baixado. Há ramificação entre o fluxo de INDICADORES (usa </w:t>
      </w:r>
      <w:proofErr w:type="spellStart"/>
      <w:r>
        <w:t>adiciona_Indicadores</w:t>
      </w:r>
      <w:proofErr w:type="spellEnd"/>
      <w:r>
        <w:t xml:space="preserve">) e o de classes comuns (filtrar + </w:t>
      </w:r>
      <w:proofErr w:type="spellStart"/>
      <w:r>
        <w:t>adicionaFundos</w:t>
      </w:r>
      <w:proofErr w:type="spellEnd"/>
      <w:r>
        <w:t>).</w:t>
      </w:r>
    </w:p>
    <w:p w14:paraId="0EF697E0" w14:textId="77777777" w:rsidR="005C0FB5" w:rsidRDefault="009A2E32">
      <w:pPr>
        <w:pStyle w:val="Ttulo2"/>
      </w:pPr>
      <w:bookmarkStart w:id="85" w:name="_Toc234237635"/>
      <w:r>
        <w:t>4.3. Transform.py</w:t>
      </w:r>
      <w:bookmarkEnd w:id="85"/>
    </w:p>
    <w:p w14:paraId="252D37E8" w14:textId="77777777" w:rsidR="005C0FB5" w:rsidRDefault="009A2E32">
      <w:pPr>
        <w:spacing w:after="140" w:line="276" w:lineRule="auto"/>
      </w:pPr>
      <w:r>
        <w:t xml:space="preserve">Função principal: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transform_sheet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sheet_name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final_sheet_name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dat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cat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pastaGPT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)</w:t>
      </w:r>
      <w:r>
        <w:t>. Executa o pipeline de tratamento:</w:t>
      </w:r>
    </w:p>
    <w:p w14:paraId="52C6765A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Lê o Excel e normaliza a primeira coluna para maiúsculas.</w:t>
      </w:r>
    </w:p>
    <w:p w14:paraId="22B747F1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Renomeia colunas (</w:t>
      </w:r>
      <w:proofErr w:type="spellStart"/>
      <w:r>
        <w:t>Nome→Fundo</w:t>
      </w:r>
      <w:proofErr w:type="spellEnd"/>
      <w:r>
        <w:t xml:space="preserve">; Retorno e </w:t>
      </w:r>
      <w:proofErr w:type="spellStart"/>
      <w:r>
        <w:t>Unnamed→Retorno</w:t>
      </w:r>
      <w:proofErr w:type="spellEnd"/>
      <w:r>
        <w:t>/Sharpe de 12/24/36 meses).</w:t>
      </w:r>
    </w:p>
    <w:p w14:paraId="6C4FBBF2" w14:textId="03F6B086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 xml:space="preserve">Remove as duas primeiras linhas </w:t>
      </w:r>
      <w:ins w:id="86" w:author="SABRINA Carla Alves da Silva Melo" w:date="2026-07-06T13:46:00Z" w16du:dateUtc="2026-07-06T16:46:00Z">
        <w:r w:rsidR="003B2BFF" w:rsidRPr="003B2BFF">
          <w:t>de cabeçalho exportadas pelo Quantum Axis, identifica automaticamente o início do rodapé por meio do texto "AS INFORMAÇÕES FORAM OBTIDAS" e elimina todas as linhas posteriores</w:t>
        </w:r>
      </w:ins>
      <w:del w:id="87" w:author="SABRINA Carla Alves da Silva Melo" w:date="2026-07-06T13:46:00Z" w16du:dateUtc="2026-07-06T16:46:00Z">
        <w:r w:rsidDel="003B2BFF">
          <w:delText>e o rodapé textual do relatório</w:delText>
        </w:r>
      </w:del>
      <w:r>
        <w:t>.</w:t>
      </w:r>
    </w:p>
    <w:p w14:paraId="49EA131F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Converte colunas para numérico e formata datas (Início do Fundo, Data de Registro).</w:t>
      </w:r>
    </w:p>
    <w:p w14:paraId="33EC6ECB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Para categorias != INDICADORES: concatena a base de INDICADORES e injeta a coluna 'Data Usuário'.</w:t>
      </w:r>
    </w:p>
    <w:p w14:paraId="1063361E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Sobe o indicador correspondente para a primeira linha (sobe_indicador_linha1).</w:t>
      </w:r>
    </w:p>
    <w:p w14:paraId="491FE49B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Chama validar() e grava as planilhas finais (Tratados e GPT).</w:t>
      </w:r>
    </w:p>
    <w:p w14:paraId="6791E1A0" w14:textId="77777777" w:rsidR="005C0FB5" w:rsidRDefault="009A2E32">
      <w:pPr>
        <w:pStyle w:val="Ttulo3"/>
      </w:pPr>
      <w:bookmarkStart w:id="88" w:name="_Toc234237636"/>
      <w:r>
        <w:t>Funções auxiliares</w:t>
      </w:r>
      <w:bookmarkEnd w:id="88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5023"/>
      </w:tblGrid>
      <w:tr w:rsidR="005C0FB5" w14:paraId="59C73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9B6BA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Função</w:t>
            </w:r>
          </w:p>
        </w:tc>
        <w:tc>
          <w:tcPr>
            <w:tcW w:w="566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3E439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Papel</w:t>
            </w:r>
          </w:p>
        </w:tc>
      </w:tr>
      <w:tr w:rsidR="005C0FB5" w14:paraId="6562468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49F0EE9E" w14:textId="77777777" w:rsidR="005C0FB5" w:rsidRDefault="009A2E32">
            <w:proofErr w:type="spellStart"/>
            <w:r>
              <w:rPr>
                <w:sz w:val="21"/>
                <w:szCs w:val="21"/>
              </w:rPr>
              <w:t>concatena_bases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5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AFF0B53" w14:textId="77777777" w:rsidR="005C0FB5" w:rsidRDefault="009A2E32">
            <w:proofErr w:type="spellStart"/>
            <w:r>
              <w:rPr>
                <w:sz w:val="21"/>
                <w:szCs w:val="21"/>
              </w:rPr>
              <w:t>pd.concat</w:t>
            </w:r>
            <w:proofErr w:type="spellEnd"/>
            <w:r>
              <w:rPr>
                <w:sz w:val="21"/>
                <w:szCs w:val="21"/>
              </w:rPr>
              <w:t xml:space="preserve"> de duas bases.</w:t>
            </w:r>
          </w:p>
        </w:tc>
      </w:tr>
      <w:tr w:rsidR="005C0FB5" w14:paraId="3EA2C1D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6382E38" w14:textId="77777777" w:rsidR="005C0FB5" w:rsidRDefault="009A2E32">
            <w:proofErr w:type="spellStart"/>
            <w:r>
              <w:rPr>
                <w:sz w:val="21"/>
                <w:szCs w:val="21"/>
              </w:rPr>
              <w:t>valida_indicadores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5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451BBEA" w14:textId="77777777" w:rsidR="005C0FB5" w:rsidRDefault="009A2E32">
            <w:r>
              <w:rPr>
                <w:sz w:val="21"/>
                <w:szCs w:val="21"/>
              </w:rPr>
              <w:t>Verifica presença dos indicadores esperados (categoria INDICADORES).</w:t>
            </w:r>
          </w:p>
        </w:tc>
      </w:tr>
      <w:tr w:rsidR="005C0FB5" w14:paraId="6403C3F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4F454E4" w14:textId="77777777" w:rsidR="005C0FB5" w:rsidRDefault="009A2E32">
            <w:proofErr w:type="spellStart"/>
            <w:r>
              <w:rPr>
                <w:sz w:val="21"/>
                <w:szCs w:val="21"/>
              </w:rPr>
              <w:t>lista_e_retorna_endereço_INDICADORES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5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C69703E" w14:textId="77777777" w:rsidR="005C0FB5" w:rsidRDefault="009A2E32">
            <w:r>
              <w:rPr>
                <w:sz w:val="21"/>
                <w:szCs w:val="21"/>
              </w:rPr>
              <w:t xml:space="preserve">Localiza o arquivo INDICADORES dentro de </w:t>
            </w:r>
            <w:proofErr w:type="spellStart"/>
            <w:r>
              <w:rPr>
                <w:sz w:val="21"/>
                <w:szCs w:val="21"/>
              </w:rPr>
              <w:t>RelatoriosTratados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5C0FB5" w14:paraId="5A876D2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F8141C7" w14:textId="77777777" w:rsidR="005C0FB5" w:rsidRDefault="009A2E32">
            <w:r>
              <w:rPr>
                <w:sz w:val="21"/>
                <w:szCs w:val="21"/>
              </w:rPr>
              <w:t>sobe_indicador_linha1()</w:t>
            </w:r>
          </w:p>
        </w:tc>
        <w:tc>
          <w:tcPr>
            <w:tcW w:w="5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CC55CD7" w14:textId="77777777" w:rsidR="005C0FB5" w:rsidRDefault="009A2E32">
            <w:r>
              <w:rPr>
                <w:sz w:val="21"/>
                <w:szCs w:val="21"/>
              </w:rPr>
              <w:t xml:space="preserve">Reordena o </w:t>
            </w:r>
            <w:proofErr w:type="spellStart"/>
            <w:r>
              <w:rPr>
                <w:sz w:val="21"/>
                <w:szCs w:val="21"/>
              </w:rPr>
              <w:t>DataFrame</w:t>
            </w:r>
            <w:proofErr w:type="spellEnd"/>
            <w:r>
              <w:rPr>
                <w:sz w:val="21"/>
                <w:szCs w:val="21"/>
              </w:rPr>
              <w:t xml:space="preserve"> movendo o indicador da classe para o topo.</w:t>
            </w:r>
          </w:p>
        </w:tc>
      </w:tr>
      <w:tr w:rsidR="005C0FB5" w14:paraId="38E793E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8739B8F" w14:textId="77777777" w:rsidR="005C0FB5" w:rsidRDefault="009A2E32">
            <w:proofErr w:type="spellStart"/>
            <w:r>
              <w:rPr>
                <w:sz w:val="21"/>
                <w:szCs w:val="21"/>
              </w:rPr>
              <w:lastRenderedPageBreak/>
              <w:t>encontra_linha_por_valor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5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6237260" w14:textId="77777777" w:rsidR="005C0FB5" w:rsidRDefault="009A2E32">
            <w:r>
              <w:rPr>
                <w:sz w:val="21"/>
                <w:szCs w:val="21"/>
              </w:rPr>
              <w:t>Busca o índice da primeira linha cujo texto bate na 1ª coluna.</w:t>
            </w:r>
          </w:p>
        </w:tc>
      </w:tr>
      <w:tr w:rsidR="003B2BFF" w14:paraId="257B7743" w14:textId="77777777">
        <w:tblPrEx>
          <w:tblCellMar>
            <w:top w:w="0" w:type="dxa"/>
            <w:bottom w:w="0" w:type="dxa"/>
          </w:tblCellMar>
        </w:tblPrEx>
        <w:trPr>
          <w:ins w:id="89" w:author="SABRINA Carla Alves da Silva Melo" w:date="2026-07-06T13:47:00Z" w16du:dateUtc="2026-07-06T16:47:00Z"/>
        </w:trPr>
        <w:tc>
          <w:tcPr>
            <w:tcW w:w="3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7308C1E" w14:textId="7A1FD06D" w:rsidR="003B2BFF" w:rsidRDefault="003B2BFF">
            <w:pPr>
              <w:rPr>
                <w:ins w:id="90" w:author="SABRINA Carla Alves da Silva Melo" w:date="2026-07-06T13:47:00Z" w16du:dateUtc="2026-07-06T16:47:00Z"/>
                <w:sz w:val="21"/>
                <w:szCs w:val="21"/>
              </w:rPr>
            </w:pPr>
            <w:proofErr w:type="spellStart"/>
            <w:ins w:id="91" w:author="SABRINA Carla Alves da Silva Melo" w:date="2026-07-06T13:47:00Z" w16du:dateUtc="2026-07-06T16:47:00Z">
              <w:r w:rsidRPr="003B2BFF">
                <w:rPr>
                  <w:sz w:val="21"/>
                  <w:szCs w:val="21"/>
                </w:rPr>
                <w:t>encontra_linha_por_valor</w:t>
              </w:r>
              <w:proofErr w:type="spellEnd"/>
              <w:r w:rsidRPr="003B2BFF">
                <w:rPr>
                  <w:sz w:val="21"/>
                  <w:szCs w:val="21"/>
                </w:rPr>
                <w:t>()</w:t>
              </w:r>
            </w:ins>
          </w:p>
        </w:tc>
        <w:tc>
          <w:tcPr>
            <w:tcW w:w="5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5C7C3EA0" w14:textId="367DFD79" w:rsidR="003B2BFF" w:rsidRDefault="003B2BFF" w:rsidP="003B2BFF">
            <w:pPr>
              <w:rPr>
                <w:ins w:id="92" w:author="SABRINA Carla Alves da Silva Melo" w:date="2026-07-06T13:47:00Z" w16du:dateUtc="2026-07-06T16:47:00Z"/>
                <w:sz w:val="21"/>
                <w:szCs w:val="21"/>
              </w:rPr>
            </w:pPr>
            <w:ins w:id="93" w:author="SABRINA Carla Alves da Silva Melo" w:date="2026-07-06T13:47:00Z" w16du:dateUtc="2026-07-06T16:47:00Z">
              <w:r w:rsidRPr="003B2BFF">
                <w:rPr>
                  <w:sz w:val="21"/>
                  <w:szCs w:val="21"/>
                </w:rPr>
                <w:t xml:space="preserve">Busca textos utilizando </w:t>
              </w:r>
              <w:proofErr w:type="spellStart"/>
              <w:r w:rsidRPr="003B2BFF">
                <w:rPr>
                  <w:sz w:val="21"/>
                  <w:szCs w:val="21"/>
                </w:rPr>
                <w:t>regex</w:t>
              </w:r>
              <w:proofErr w:type="spellEnd"/>
              <w:r w:rsidRPr="003B2BFF">
                <w:rPr>
                  <w:sz w:val="21"/>
                  <w:szCs w:val="21"/>
                </w:rPr>
                <w:t>=False,</w:t>
              </w:r>
              <w:r>
                <w:rPr>
                  <w:sz w:val="21"/>
                  <w:szCs w:val="21"/>
                </w:rPr>
                <w:t xml:space="preserve"> </w:t>
              </w:r>
              <w:r w:rsidRPr="003B2BFF">
                <w:rPr>
                  <w:sz w:val="21"/>
                  <w:szCs w:val="21"/>
                </w:rPr>
                <w:t>evitando falhas com caracteres especiais.</w:t>
              </w:r>
            </w:ins>
          </w:p>
        </w:tc>
      </w:tr>
    </w:tbl>
    <w:p w14:paraId="27220C9D" w14:textId="77777777" w:rsidR="005C0FB5" w:rsidRDefault="009A2E32">
      <w:pPr>
        <w:spacing w:after="140" w:line="276" w:lineRule="auto"/>
      </w:pPr>
      <w:r>
        <w:t xml:space="preserve">O dicionário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indicador_classes</w:t>
      </w:r>
      <w:proofErr w:type="spellEnd"/>
      <w:r>
        <w:t xml:space="preserve"> mapeia cada indicador (CDI, IBOVESPA, IFIX) às classes que o utilizam como benchmark.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0FB5" w14:paraId="2DF4D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04ABB00" w14:textId="77777777" w:rsidR="005C0FB5" w:rsidRDefault="009A2E32">
            <w:r>
              <w:rPr>
                <w:b/>
                <w:bCs/>
                <w:color w:val="1A3A5C"/>
              </w:rPr>
              <w:t>ℹ</w:t>
            </w:r>
            <w:r>
              <w:rPr>
                <w:b/>
                <w:bCs/>
                <w:color w:val="1A3A5C"/>
              </w:rPr>
              <w:t>️</w:t>
            </w:r>
            <w:r>
              <w:rPr>
                <w:b/>
                <w:bCs/>
                <w:color w:val="1A3A5C"/>
              </w:rPr>
              <w:t xml:space="preserve"> Observação  </w:t>
            </w:r>
            <w:r>
              <w:rPr>
                <w:color w:val="3A3A3A"/>
              </w:rPr>
              <w:t xml:space="preserve">o topo do arquivo contém uma versão anterior da lógica comentada (em bloco de </w:t>
            </w:r>
            <w:proofErr w:type="spellStart"/>
            <w:r>
              <w:rPr>
                <w:color w:val="3A3A3A"/>
              </w:rPr>
              <w:t>docstring</w:t>
            </w:r>
            <w:proofErr w:type="spellEnd"/>
            <w:r>
              <w:rPr>
                <w:color w:val="3A3A3A"/>
              </w:rPr>
              <w:t>). A versão ativa é a que está abaixo do bloco. Vale remover o código morto em uma futura limpeza.</w:t>
            </w:r>
          </w:p>
        </w:tc>
      </w:tr>
    </w:tbl>
    <w:p w14:paraId="2433E17C" w14:textId="77777777" w:rsidR="005C0FB5" w:rsidRDefault="009A2E32">
      <w:pPr>
        <w:pStyle w:val="Ttulo2"/>
      </w:pPr>
      <w:bookmarkStart w:id="94" w:name="_Toc234237637"/>
      <w:r>
        <w:t>4.4. validacaoFinal.py</w:t>
      </w:r>
      <w:bookmarkEnd w:id="94"/>
    </w:p>
    <w:p w14:paraId="755E16E7" w14:textId="77777777" w:rsidR="005C0FB5" w:rsidRDefault="009A2E32">
      <w:pPr>
        <w:spacing w:after="140" w:line="276" w:lineRule="auto"/>
      </w:pPr>
      <w:r>
        <w:t xml:space="preserve">Expõe </w:t>
      </w:r>
      <w:r>
        <w:rPr>
          <w:rFonts w:ascii="Consolas" w:eastAsia="Consolas" w:hAnsi="Consolas" w:cs="Consolas"/>
          <w:color w:val="24405B"/>
          <w:sz w:val="20"/>
          <w:szCs w:val="20"/>
        </w:rPr>
        <w:t>validar(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cat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)</w:t>
      </w:r>
      <w:r>
        <w:t xml:space="preserve">. Atualmente verifica se o </w:t>
      </w:r>
      <w:proofErr w:type="spellStart"/>
      <w:r>
        <w:t>DataFrame</w:t>
      </w:r>
      <w:proofErr w:type="spellEnd"/>
      <w:r>
        <w:t xml:space="preserve"> possui mais de 15 linhas (exceto para INDICADORES); caso contrário, levanta </w:t>
      </w:r>
      <w:proofErr w:type="spellStart"/>
      <w:r>
        <w:t>ValueError</w:t>
      </w:r>
      <w:proofErr w:type="spellEnd"/>
      <w:r>
        <w:t>, sinalizando relatório incompleto. É um bom ponto para ampliar checagens (colunas obrigatórias, tipos, nulos).</w:t>
      </w:r>
    </w:p>
    <w:p w14:paraId="35A19959" w14:textId="77777777" w:rsidR="005C0FB5" w:rsidRDefault="009A2E32">
      <w:pPr>
        <w:pStyle w:val="Ttulo2"/>
      </w:pPr>
      <w:bookmarkStart w:id="95" w:name="_Toc234237638"/>
      <w:r>
        <w:t>4.5. classesInput.py e classesInvestimentos.py</w:t>
      </w:r>
      <w:bookmarkEnd w:id="95"/>
    </w:p>
    <w:p w14:paraId="1384C7DF" w14:textId="77777777" w:rsidR="005C0FB5" w:rsidRDefault="009A2E32">
      <w:pPr>
        <w:spacing w:after="140" w:line="276" w:lineRule="auto"/>
      </w:pPr>
      <w:r>
        <w:t xml:space="preserve">classesInput.py define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classesinput</w:t>
      </w:r>
      <w:proofErr w:type="spellEnd"/>
      <w:r>
        <w:t xml:space="preserve"> — a lista efetivamente extraída. classesInvestimentos.py é o catálogo de referência (inclui Renda Fixa, Renda Fixa Liquidez,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Short etc.) e a </w:t>
      </w:r>
      <w:proofErr w:type="spellStart"/>
      <w:r>
        <w:t>string</w:t>
      </w:r>
      <w:proofErr w:type="spellEnd"/>
      <w:r>
        <w:t xml:space="preserve"> INDICADORES com os benchmarks. Para alterar o escopo da extração, edite classesInput.py.</w:t>
      </w:r>
    </w:p>
    <w:p w14:paraId="67F47600" w14:textId="77777777" w:rsidR="005C0FB5" w:rsidRDefault="009A2E32">
      <w:pPr>
        <w:pStyle w:val="Ttulo2"/>
      </w:pPr>
      <w:bookmarkStart w:id="96" w:name="_Toc234237639"/>
      <w:r>
        <w:t>4.6. testelogo.py e testes.py</w:t>
      </w:r>
      <w:bookmarkEnd w:id="96"/>
    </w:p>
    <w:p w14:paraId="285FBC7D" w14:textId="77777777" w:rsidR="005C0FB5" w:rsidRDefault="009A2E32">
      <w:pPr>
        <w:spacing w:after="140" w:line="276" w:lineRule="auto"/>
      </w:pP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testelogo.print_banner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()</w:t>
      </w:r>
      <w:r>
        <w:t xml:space="preserve"> renderiza o banner com </w:t>
      </w:r>
      <w:proofErr w:type="spellStart"/>
      <w:r>
        <w:t>pyfiglet</w:t>
      </w:r>
      <w:proofErr w:type="spellEnd"/>
      <w:r>
        <w:t xml:space="preserve"> + </w:t>
      </w:r>
      <w:proofErr w:type="spellStart"/>
      <w:r>
        <w:t>rich</w:t>
      </w:r>
      <w:proofErr w:type="spellEnd"/>
      <w:r>
        <w:t xml:space="preserve">. </w:t>
      </w:r>
      <w:r>
        <w:rPr>
          <w:rFonts w:ascii="Consolas" w:eastAsia="Consolas" w:hAnsi="Consolas" w:cs="Consolas"/>
          <w:color w:val="24405B"/>
          <w:sz w:val="20"/>
          <w:szCs w:val="20"/>
        </w:rPr>
        <w:t>testes.py</w:t>
      </w:r>
      <w:r>
        <w:t xml:space="preserve"> roda main.py repetidamente (loop de estresse) e reporta sucessos, falhas e taxa de erro/acerto, além do tempo total.</w:t>
      </w:r>
    </w:p>
    <w:p w14:paraId="7BCEBCC1" w14:textId="77777777" w:rsidR="005C0FB5" w:rsidRDefault="009A2E32">
      <w:pPr>
        <w:pStyle w:val="Ttulo1"/>
      </w:pPr>
      <w:bookmarkStart w:id="97" w:name="_Toc234237640"/>
      <w:r>
        <w:t>5. Configuração e parâmetros-chave</w:t>
      </w:r>
      <w:bookmarkEnd w:id="97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200"/>
        <w:gridCol w:w="4460"/>
      </w:tblGrid>
      <w:tr w:rsidR="005C0FB5" w14:paraId="0B27A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C44E7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Parâmetro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5C3772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Local</w:t>
            </w:r>
          </w:p>
        </w:tc>
        <w:tc>
          <w:tcPr>
            <w:tcW w:w="446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7EEF9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Função</w:t>
            </w:r>
          </w:p>
        </w:tc>
      </w:tr>
      <w:tr w:rsidR="005C0FB5" w14:paraId="0AD006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B908606" w14:textId="77777777" w:rsidR="005C0FB5" w:rsidRDefault="009A2E32">
            <w:r>
              <w:rPr>
                <w:sz w:val="21"/>
                <w:szCs w:val="21"/>
              </w:rPr>
              <w:t>WDM_SSL_VERIFY</w:t>
            </w:r>
          </w:p>
        </w:tc>
        <w:tc>
          <w:tcPr>
            <w:tcW w:w="22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427253A5" w14:textId="77777777" w:rsidR="005C0FB5" w:rsidRDefault="009A2E32">
            <w:r>
              <w:rPr>
                <w:sz w:val="21"/>
                <w:szCs w:val="21"/>
              </w:rPr>
              <w:t>fluxoV2.py</w:t>
            </w:r>
          </w:p>
        </w:tc>
        <w:tc>
          <w:tcPr>
            <w:tcW w:w="44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6FFB503" w14:textId="77777777" w:rsidR="005C0FB5" w:rsidRDefault="009A2E32">
            <w:r>
              <w:rPr>
                <w:sz w:val="21"/>
                <w:szCs w:val="21"/>
              </w:rPr>
              <w:t xml:space="preserve">Desabilita verificação SSL do </w:t>
            </w:r>
            <w:proofErr w:type="spellStart"/>
            <w:r>
              <w:rPr>
                <w:sz w:val="21"/>
                <w:szCs w:val="21"/>
              </w:rPr>
              <w:t>webdriver</w:t>
            </w:r>
            <w:proofErr w:type="spellEnd"/>
            <w:r>
              <w:rPr>
                <w:sz w:val="21"/>
                <w:szCs w:val="21"/>
              </w:rPr>
              <w:t>-manager.</w:t>
            </w:r>
          </w:p>
        </w:tc>
      </w:tr>
      <w:tr w:rsidR="005C0FB5" w14:paraId="0A74A0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698E0252" w14:textId="77777777" w:rsidR="005C0FB5" w:rsidRDefault="009A2E32">
            <w:r>
              <w:rPr>
                <w:sz w:val="21"/>
                <w:szCs w:val="21"/>
              </w:rPr>
              <w:t>PASTA_DOWNLOAD</w:t>
            </w:r>
          </w:p>
        </w:tc>
        <w:tc>
          <w:tcPr>
            <w:tcW w:w="22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7FC01E6" w14:textId="77777777" w:rsidR="005C0FB5" w:rsidRDefault="009A2E32">
            <w:r>
              <w:rPr>
                <w:sz w:val="21"/>
                <w:szCs w:val="21"/>
              </w:rPr>
              <w:t>fluxoV2.py</w:t>
            </w:r>
          </w:p>
        </w:tc>
        <w:tc>
          <w:tcPr>
            <w:tcW w:w="44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69E17C90" w14:textId="77777777" w:rsidR="005C0FB5" w:rsidRDefault="009A2E32">
            <w:r>
              <w:rPr>
                <w:sz w:val="21"/>
                <w:szCs w:val="21"/>
              </w:rPr>
              <w:t>Diretório de download do Chrome.</w:t>
            </w:r>
          </w:p>
        </w:tc>
      </w:tr>
      <w:tr w:rsidR="005C0FB5" w14:paraId="3B5EC7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738F9E2" w14:textId="77777777" w:rsidR="005C0FB5" w:rsidRDefault="009A2E32">
            <w:proofErr w:type="spellStart"/>
            <w:r>
              <w:rPr>
                <w:sz w:val="21"/>
                <w:szCs w:val="21"/>
              </w:rPr>
              <w:t>max_temp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FD734BC" w14:textId="77777777" w:rsidR="005C0FB5" w:rsidRDefault="009A2E32">
            <w:r>
              <w:rPr>
                <w:sz w:val="21"/>
                <w:szCs w:val="21"/>
              </w:rPr>
              <w:t>fluxoV2.py</w:t>
            </w:r>
          </w:p>
        </w:tc>
        <w:tc>
          <w:tcPr>
            <w:tcW w:w="44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E0EDDC6" w14:textId="77777777" w:rsidR="005C0FB5" w:rsidRDefault="009A2E32">
            <w:r>
              <w:rPr>
                <w:sz w:val="21"/>
                <w:szCs w:val="21"/>
              </w:rPr>
              <w:t>Timeout (s) das esperas explícitas.</w:t>
            </w:r>
          </w:p>
        </w:tc>
      </w:tr>
      <w:tr w:rsidR="005C0FB5" w14:paraId="01FD4B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E20F965" w14:textId="77777777" w:rsidR="005C0FB5" w:rsidRDefault="009A2E32">
            <w:proofErr w:type="spellStart"/>
            <w:r>
              <w:rPr>
                <w:sz w:val="21"/>
                <w:szCs w:val="21"/>
              </w:rPr>
              <w:t>indicador_classes</w:t>
            </w:r>
            <w:proofErr w:type="spellEnd"/>
          </w:p>
        </w:tc>
        <w:tc>
          <w:tcPr>
            <w:tcW w:w="22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20C74D5" w14:textId="77777777" w:rsidR="005C0FB5" w:rsidRDefault="009A2E32">
            <w:r>
              <w:rPr>
                <w:sz w:val="21"/>
                <w:szCs w:val="21"/>
              </w:rPr>
              <w:t>Transform.py</w:t>
            </w:r>
          </w:p>
        </w:tc>
        <w:tc>
          <w:tcPr>
            <w:tcW w:w="44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2EABA64" w14:textId="77777777" w:rsidR="005C0FB5" w:rsidRDefault="009A2E32">
            <w:r>
              <w:rPr>
                <w:sz w:val="21"/>
                <w:szCs w:val="21"/>
              </w:rPr>
              <w:t>Mapa indicador → classes.</w:t>
            </w:r>
          </w:p>
        </w:tc>
      </w:tr>
      <w:tr w:rsidR="005C0FB5" w14:paraId="461370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6D537C2E" w14:textId="77777777" w:rsidR="005C0FB5" w:rsidRDefault="009A2E32">
            <w:proofErr w:type="spellStart"/>
            <w:r>
              <w:rPr>
                <w:sz w:val="21"/>
                <w:szCs w:val="21"/>
              </w:rPr>
              <w:t>classesinput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6CFD1F7" w14:textId="77777777" w:rsidR="005C0FB5" w:rsidRDefault="009A2E32">
            <w:r>
              <w:rPr>
                <w:sz w:val="21"/>
                <w:szCs w:val="21"/>
              </w:rPr>
              <w:t>classesInput.py</w:t>
            </w:r>
          </w:p>
        </w:tc>
        <w:tc>
          <w:tcPr>
            <w:tcW w:w="44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5DB6BA3C" w14:textId="77777777" w:rsidR="005C0FB5" w:rsidRDefault="009A2E32">
            <w:r>
              <w:rPr>
                <w:sz w:val="21"/>
                <w:szCs w:val="21"/>
              </w:rPr>
              <w:t>Escopo de classes a extrair.</w:t>
            </w:r>
          </w:p>
        </w:tc>
      </w:tr>
    </w:tbl>
    <w:p w14:paraId="72DF3757" w14:textId="77777777" w:rsidR="005C0FB5" w:rsidRDefault="009A2E32">
      <w:pPr>
        <w:pStyle w:val="Ttulo1"/>
        <w:pageBreakBefore/>
      </w:pPr>
      <w:bookmarkStart w:id="98" w:name="_Toc234237641"/>
      <w:r>
        <w:lastRenderedPageBreak/>
        <w:t>6. Pontos frágeis e riscos de manutenção</w:t>
      </w:r>
      <w:bookmarkEnd w:id="98"/>
    </w:p>
    <w:p w14:paraId="785AF43F" w14:textId="77777777" w:rsidR="005C0FB5" w:rsidRDefault="009A2E32">
      <w:pPr>
        <w:spacing w:after="140" w:line="276" w:lineRule="auto"/>
      </w:pPr>
      <w:r>
        <w:t>Esta seção é a mais importante para quem for manter o sistema. São os pontos que tendem a quebrar com o tempo:</w:t>
      </w:r>
    </w:p>
    <w:p w14:paraId="5459079A" w14:textId="77777777" w:rsidR="005C0FB5" w:rsidRDefault="009A2E32">
      <w:pPr>
        <w:pStyle w:val="Ttulo2"/>
      </w:pPr>
      <w:bookmarkStart w:id="99" w:name="_Toc234237642"/>
      <w:r>
        <w:t xml:space="preserve">6.1. </w:t>
      </w:r>
      <w:proofErr w:type="spellStart"/>
      <w:r>
        <w:t>XPaths</w:t>
      </w:r>
      <w:proofErr w:type="spellEnd"/>
      <w:r>
        <w:t xml:space="preserve"> absolutos dependentes do layout</w:t>
      </w:r>
      <w:bookmarkEnd w:id="99"/>
    </w:p>
    <w:p w14:paraId="76857C61" w14:textId="77777777" w:rsidR="005C0FB5" w:rsidRDefault="009A2E32">
      <w:pPr>
        <w:spacing w:after="140" w:line="276" w:lineRule="auto"/>
      </w:pPr>
      <w:r>
        <w:t xml:space="preserve">Vários seletores em fluxoV2.py usam caminhos absolutos como </w:t>
      </w:r>
      <w:r>
        <w:rPr>
          <w:rFonts w:ascii="Consolas" w:eastAsia="Consolas" w:hAnsi="Consolas" w:cs="Consolas"/>
          <w:color w:val="24405B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html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/body/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div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[8]/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div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[1]/...</w:t>
      </w:r>
      <w:r>
        <w:t>. Qualquer alteração no HTML do portal Quantum Axis quebra esses seletores. Sempre que o site for atualizado, revise-os.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0FB5" w14:paraId="26F7A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F9D5B"/>
              <w:left w:val="single" w:sz="18" w:space="0" w:color="4F9D5B"/>
              <w:bottom w:val="single" w:sz="4" w:space="0" w:color="4F9D5B"/>
              <w:right w:val="single" w:sz="4" w:space="0" w:color="4F9D5B"/>
            </w:tcBorders>
            <w:shd w:val="clear" w:color="auto" w:fill="F3F9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A01827B" w14:textId="77777777" w:rsidR="005C0FB5" w:rsidRDefault="009A2E32">
            <w:r>
              <w:rPr>
                <w:b/>
                <w:bCs/>
                <w:color w:val="2C5A34"/>
              </w:rPr>
              <w:t>🔧</w:t>
            </w:r>
            <w:r>
              <w:rPr>
                <w:b/>
                <w:bCs/>
                <w:color w:val="2C5A34"/>
              </w:rPr>
              <w:t xml:space="preserve"> Recomendação  </w:t>
            </w:r>
            <w:r>
              <w:rPr>
                <w:color w:val="3A3A3A"/>
              </w:rPr>
              <w:t xml:space="preserve">onde possível, prefira seletores por id, </w:t>
            </w:r>
            <w:proofErr w:type="spellStart"/>
            <w:r>
              <w:rPr>
                <w:color w:val="3A3A3A"/>
              </w:rPr>
              <w:t>name</w:t>
            </w:r>
            <w:proofErr w:type="spellEnd"/>
            <w:r>
              <w:rPr>
                <w:color w:val="3A3A3A"/>
              </w:rPr>
              <w:t xml:space="preserve"> ou texto (já usados em parte do código) a caminhos absolutos, que são os mais frágeis.</w:t>
            </w:r>
          </w:p>
        </w:tc>
      </w:tr>
    </w:tbl>
    <w:p w14:paraId="05256914" w14:textId="77777777" w:rsidR="005C0FB5" w:rsidRDefault="009A2E32">
      <w:pPr>
        <w:pStyle w:val="Ttulo2"/>
      </w:pPr>
      <w:bookmarkStart w:id="100" w:name="_Toc234237643"/>
      <w:r>
        <w:t>6.2. Nome fixo do arquivo de medidas</w:t>
      </w:r>
      <w:bookmarkEnd w:id="100"/>
    </w:p>
    <w:p w14:paraId="073CDF2A" w14:textId="77777777" w:rsidR="005C0FB5" w:rsidRDefault="009A2E32">
      <w:pPr>
        <w:spacing w:after="140" w:line="276" w:lineRule="auto"/>
      </w:pPr>
      <w:r>
        <w:t xml:space="preserve">Em </w:t>
      </w:r>
      <w:proofErr w:type="spellStart"/>
      <w:r>
        <w:t>abrirRelatorio</w:t>
      </w:r>
      <w:proofErr w:type="spellEnd"/>
      <w:r>
        <w:t xml:space="preserve">(), o arquivo de medidas selecionado é </w:t>
      </w:r>
      <w:r>
        <w:rPr>
          <w:rFonts w:ascii="Consolas" w:eastAsia="Consolas" w:hAnsi="Consolas" w:cs="Consolas"/>
          <w:color w:val="24405B"/>
          <w:sz w:val="20"/>
          <w:szCs w:val="20"/>
        </w:rPr>
        <w:t>M_FUNDOS TODOS PARA IA 2025</w:t>
      </w:r>
      <w:r>
        <w:t>, fixo no código. Se ele for renomeado no portal (por exemplo, na virada de ano), a automação falha. Mantenha esse valor sincronizado com o portal.</w:t>
      </w:r>
    </w:p>
    <w:p w14:paraId="4549F8E4" w14:textId="77777777" w:rsidR="005C0FB5" w:rsidRDefault="009A2E32">
      <w:pPr>
        <w:pStyle w:val="Ttulo2"/>
      </w:pPr>
      <w:bookmarkStart w:id="101" w:name="_Toc234237644"/>
      <w:r>
        <w:t>6.3. Timeouts e esperas fixas</w:t>
      </w:r>
      <w:bookmarkEnd w:id="101"/>
    </w:p>
    <w:p w14:paraId="2227A8A0" w14:textId="1AB88150" w:rsidR="009A2E32" w:rsidDel="009A2E32" w:rsidRDefault="009A2E32">
      <w:pPr>
        <w:spacing w:after="140" w:line="276" w:lineRule="auto"/>
        <w:rPr>
          <w:del w:id="102" w:author="SABRINA Carla Alves da Silva Melo" w:date="2026-07-06T13:48:00Z" w16du:dateUtc="2026-07-06T16:48:00Z"/>
        </w:rPr>
      </w:pPr>
      <w:r>
        <w:t xml:space="preserve">Há muitos </w:t>
      </w:r>
      <w:proofErr w:type="spellStart"/>
      <w:r>
        <w:rPr>
          <w:rFonts w:ascii="Consolas" w:eastAsia="Consolas" w:hAnsi="Consolas" w:cs="Consolas"/>
          <w:color w:val="24405B"/>
          <w:sz w:val="20"/>
          <w:szCs w:val="20"/>
        </w:rPr>
        <w:t>time.sleep</w:t>
      </w:r>
      <w:proofErr w:type="spellEnd"/>
      <w:r>
        <w:rPr>
          <w:rFonts w:ascii="Consolas" w:eastAsia="Consolas" w:hAnsi="Consolas" w:cs="Consolas"/>
          <w:color w:val="24405B"/>
          <w:sz w:val="20"/>
          <w:szCs w:val="20"/>
        </w:rPr>
        <w:t>()</w:t>
      </w:r>
      <w:r>
        <w:t xml:space="preserve"> fixos somados às esperas explícitas. Em redes lentas podem ser insuficientes; em redes rápidas, desperdiçam tempo. </w:t>
      </w:r>
      <w:ins w:id="103" w:author="SABRINA Carla Alves da Silva Melo" w:date="2026-07-06T13:48:00Z" w16du:dateUtc="2026-07-06T16:48:00Z">
        <w:r w:rsidRPr="009A2E32">
          <w:t xml:space="preserve">Apesar do uso predominante de </w:t>
        </w:r>
        <w:proofErr w:type="spellStart"/>
        <w:r w:rsidRPr="009A2E32">
          <w:t>WebDriverWait</w:t>
        </w:r>
        <w:proofErr w:type="spellEnd"/>
        <w:r w:rsidRPr="009A2E32">
          <w:t xml:space="preserve">, alguns pontos ainda utilizam </w:t>
        </w:r>
        <w:proofErr w:type="spellStart"/>
        <w:r w:rsidRPr="009A2E32">
          <w:t>time.sleep</w:t>
        </w:r>
        <w:proofErr w:type="spellEnd"/>
        <w:r w:rsidRPr="009A2E32">
          <w:t>() como margem de segurança. Esses tempos podem ser reduzidos futuramente para melhorar o desempenho.</w:t>
        </w:r>
      </w:ins>
      <w:del w:id="104" w:author="SABRINA Carla Alves da Silva Melo" w:date="2026-07-06T13:48:00Z" w16du:dateUtc="2026-07-06T16:48:00Z">
        <w:r w:rsidDel="009A2E32">
          <w:delText>Avalie migrar para esperas explícitas baseadas em condição sempre que possível.</w:delText>
        </w:r>
      </w:del>
    </w:p>
    <w:p w14:paraId="0306E664" w14:textId="77777777" w:rsidR="005C0FB5" w:rsidRDefault="009A2E32" w:rsidP="009A2E32">
      <w:pPr>
        <w:spacing w:after="140" w:line="276" w:lineRule="auto"/>
      </w:pPr>
      <w:bookmarkStart w:id="105" w:name="_Toc234237645"/>
      <w:r>
        <w:t xml:space="preserve">6.4. </w:t>
      </w:r>
      <w:proofErr w:type="spellStart"/>
      <w:r>
        <w:t>Retry</w:t>
      </w:r>
      <w:proofErr w:type="spellEnd"/>
      <w:r>
        <w:t xml:space="preserve"> recursivo sem limite</w:t>
      </w:r>
      <w:bookmarkEnd w:id="105"/>
    </w:p>
    <w:p w14:paraId="3AC12C59" w14:textId="77777777" w:rsidR="005C0FB5" w:rsidRDefault="009A2E32">
      <w:pPr>
        <w:spacing w:after="140" w:line="276" w:lineRule="auto"/>
      </w:pPr>
      <w:r>
        <w:t>C</w:t>
      </w:r>
      <w:r>
        <w:t xml:space="preserve">onforme citado em 4.1, o </w:t>
      </w:r>
      <w:proofErr w:type="spellStart"/>
      <w:r>
        <w:t>retry</w:t>
      </w:r>
      <w:proofErr w:type="spellEnd"/>
      <w:r>
        <w:t xml:space="preserve"> de main.py é recursivo e ilimitado. Recomenda-se um teto de tentativas e </w:t>
      </w:r>
      <w:proofErr w:type="spellStart"/>
      <w:r>
        <w:t>backoff</w:t>
      </w:r>
      <w:proofErr w:type="spellEnd"/>
      <w:r>
        <w:t>.</w:t>
      </w:r>
    </w:p>
    <w:p w14:paraId="1FCF17A5" w14:textId="77777777" w:rsidR="005C0FB5" w:rsidRDefault="009A2E32">
      <w:pPr>
        <w:pStyle w:val="Ttulo2"/>
      </w:pPr>
      <w:bookmarkStart w:id="106" w:name="_Toc234237646"/>
      <w:r>
        <w:t>6.5. Dependência de ordem entre classes</w:t>
      </w:r>
      <w:bookmarkEnd w:id="106"/>
    </w:p>
    <w:p w14:paraId="66CAE018" w14:textId="77777777" w:rsidR="005C0FB5" w:rsidRDefault="009A2E32">
      <w:pPr>
        <w:spacing w:after="140" w:line="276" w:lineRule="auto"/>
      </w:pPr>
      <w:r>
        <w:t xml:space="preserve">Categorias diferentes de INDICADORES dependem de que o arquivo de INDICADORES já exista em </w:t>
      </w:r>
      <w:proofErr w:type="spellStart"/>
      <w:r>
        <w:t>RelatoriosTratados</w:t>
      </w:r>
      <w:proofErr w:type="spellEnd"/>
      <w:r>
        <w:t xml:space="preserve"> (lido por </w:t>
      </w:r>
      <w:proofErr w:type="spellStart"/>
      <w:r>
        <w:t>lista_e_retorna_endereço_INDICADORES</w:t>
      </w:r>
      <w:proofErr w:type="spellEnd"/>
      <w:r>
        <w:t>). Portanto, INDICADORES deve ser processado primeiro — por isso ele é o primeiro item de classesInput.py.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0FB5" w14:paraId="7EC29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6A6A"/>
              <w:left w:val="single" w:sz="18" w:space="0" w:color="D96A6A"/>
              <w:bottom w:val="single" w:sz="4" w:space="0" w:color="D96A6A"/>
              <w:right w:val="single" w:sz="4" w:space="0" w:color="D96A6A"/>
            </w:tcBorders>
            <w:shd w:val="clear" w:color="auto" w:fill="FDEC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003D9AE" w14:textId="77777777" w:rsidR="005C0FB5" w:rsidRDefault="009A2E32">
            <w:r>
              <w:rPr>
                <w:b/>
                <w:bCs/>
                <w:color w:val="9A2C2C"/>
              </w:rPr>
              <w:t>⚠</w:t>
            </w:r>
            <w:r>
              <w:rPr>
                <w:b/>
                <w:bCs/>
                <w:color w:val="9A2C2C"/>
              </w:rPr>
              <w:t>️</w:t>
            </w:r>
            <w:r>
              <w:rPr>
                <w:b/>
                <w:bCs/>
                <w:color w:val="9A2C2C"/>
              </w:rPr>
              <w:t xml:space="preserve"> Não reordene  </w:t>
            </w:r>
            <w:r>
              <w:rPr>
                <w:color w:val="3A3A3A"/>
              </w:rPr>
              <w:t>mantenha INDICADORES como primeiro elemento de classesInput.py, ou as demais categorias falharão por não encontrar a base de indicadores.</w:t>
            </w:r>
          </w:p>
        </w:tc>
      </w:tr>
    </w:tbl>
    <w:p w14:paraId="0B1ABDC5" w14:textId="77777777" w:rsidR="005C0FB5" w:rsidRDefault="009A2E32">
      <w:pPr>
        <w:pStyle w:val="Ttulo2"/>
      </w:pPr>
      <w:bookmarkStart w:id="107" w:name="_Toc234237647"/>
      <w:r>
        <w:t>6.6. Caminhos de pasta com separador do Windows</w:t>
      </w:r>
      <w:bookmarkEnd w:id="107"/>
    </w:p>
    <w:p w14:paraId="1BEED3A9" w14:textId="77777777" w:rsidR="005C0FB5" w:rsidRDefault="009A2E32">
      <w:pPr>
        <w:spacing w:after="140" w:line="276" w:lineRule="auto"/>
      </w:pPr>
      <w:r>
        <w:t xml:space="preserve">Há usos de </w:t>
      </w:r>
      <w:r>
        <w:rPr>
          <w:rFonts w:ascii="Consolas" w:eastAsia="Consolas" w:hAnsi="Consolas" w:cs="Consolas"/>
          <w:color w:val="24405B"/>
          <w:sz w:val="20"/>
          <w:szCs w:val="20"/>
        </w:rPr>
        <w:t>split("\\")</w:t>
      </w:r>
      <w:r>
        <w:t xml:space="preserve"> e barras invertidas, específicos do Windows. O sistema assume execução em Windows (também pelo script.bat).</w:t>
      </w:r>
    </w:p>
    <w:p w14:paraId="343AAA80" w14:textId="77777777" w:rsidR="005C0FB5" w:rsidRDefault="009A2E32">
      <w:pPr>
        <w:pStyle w:val="Ttulo1"/>
      </w:pPr>
      <w:bookmarkStart w:id="108" w:name="_Toc234237648"/>
      <w:r>
        <w:t>7. Procedimentos de manutenção</w:t>
      </w:r>
      <w:bookmarkEnd w:id="108"/>
    </w:p>
    <w:p w14:paraId="49ABBB81" w14:textId="77777777" w:rsidR="005C0FB5" w:rsidRDefault="009A2E32">
      <w:pPr>
        <w:pStyle w:val="Ttulo2"/>
      </w:pPr>
      <w:bookmarkStart w:id="109" w:name="_Toc234237649"/>
      <w:r>
        <w:lastRenderedPageBreak/>
        <w:t>7.1. Alterar o escopo de classes extraídas</w:t>
      </w:r>
      <w:bookmarkEnd w:id="109"/>
    </w:p>
    <w:p w14:paraId="5C4516E2" w14:textId="77777777" w:rsidR="005C0FB5" w:rsidRDefault="009A2E32">
      <w:pPr>
        <w:spacing w:after="140" w:line="276" w:lineRule="auto"/>
      </w:pPr>
      <w:r>
        <w:t xml:space="preserve">Edite </w:t>
      </w:r>
      <w:r>
        <w:rPr>
          <w:rFonts w:ascii="Consolas" w:eastAsia="Consolas" w:hAnsi="Consolas" w:cs="Consolas"/>
          <w:color w:val="24405B"/>
          <w:sz w:val="20"/>
          <w:szCs w:val="20"/>
        </w:rPr>
        <w:t>classesInput.py</w:t>
      </w:r>
      <w:r>
        <w:t xml:space="preserve">. Cada item é um dicionário { 'Categoria': [subclasses] }. Use classesInvestimentos.py como referência dos nomes exatos das subclasses </w:t>
      </w:r>
      <w:proofErr w:type="spellStart"/>
      <w:r>
        <w:t>Anbima</w:t>
      </w:r>
      <w:proofErr w:type="spellEnd"/>
      <w:r>
        <w:t>.</w:t>
      </w:r>
    </w:p>
    <w:p w14:paraId="618BBFD4" w14:textId="77777777" w:rsidR="005C0FB5" w:rsidRDefault="009A2E32">
      <w:pPr>
        <w:pStyle w:val="Ttulo2"/>
      </w:pPr>
      <w:bookmarkStart w:id="110" w:name="_Toc234237650"/>
      <w:r>
        <w:t>7.2. Recriar o ambiente virtual</w:t>
      </w:r>
      <w:bookmarkEnd w:id="1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0FB5" w14:paraId="59086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DE3E8"/>
              <w:left w:val="single" w:sz="18" w:space="0" w:color="2E75B6"/>
              <w:bottom w:val="single" w:sz="2" w:space="0" w:color="DDE3E8"/>
              <w:right w:val="single" w:sz="2" w:space="0" w:color="DDE3E8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94B1F27" w14:textId="77777777" w:rsidR="005C0FB5" w:rsidRDefault="009A2E32">
            <w:pPr>
              <w:spacing w:after="18"/>
            </w:pPr>
            <w:proofErr w:type="spellStart"/>
            <w:r>
              <w:rPr>
                <w:rFonts w:ascii="Consolas" w:eastAsia="Consolas" w:hAnsi="Consolas" w:cs="Consolas"/>
                <w:color w:val="24405B"/>
                <w:sz w:val="18"/>
                <w:szCs w:val="18"/>
              </w:rPr>
              <w:t>rmdir</w:t>
            </w:r>
            <w:proofErr w:type="spellEnd"/>
            <w:r>
              <w:rPr>
                <w:rFonts w:ascii="Consolas" w:eastAsia="Consolas" w:hAnsi="Consolas" w:cs="Consolas"/>
                <w:color w:val="24405B"/>
                <w:sz w:val="18"/>
                <w:szCs w:val="18"/>
              </w:rPr>
              <w:t xml:space="preserve"> /s /q </w:t>
            </w:r>
            <w:proofErr w:type="spellStart"/>
            <w:r>
              <w:rPr>
                <w:rFonts w:ascii="Consolas" w:eastAsia="Consolas" w:hAnsi="Consolas" w:cs="Consolas"/>
                <w:color w:val="24405B"/>
                <w:sz w:val="18"/>
                <w:szCs w:val="18"/>
              </w:rPr>
              <w:t>venv</w:t>
            </w:r>
            <w:proofErr w:type="spellEnd"/>
          </w:p>
          <w:p w14:paraId="61F6EDAA" w14:textId="77777777" w:rsidR="005C0FB5" w:rsidRDefault="009A2E32">
            <w:pPr>
              <w:spacing w:after="18"/>
            </w:pPr>
            <w:r>
              <w:rPr>
                <w:rFonts w:ascii="Consolas" w:eastAsia="Consolas" w:hAnsi="Consolas" w:cs="Consolas"/>
                <w:color w:val="24405B"/>
                <w:sz w:val="18"/>
                <w:szCs w:val="18"/>
              </w:rPr>
              <w:t xml:space="preserve">script.bat   REM recria </w:t>
            </w:r>
            <w:proofErr w:type="spellStart"/>
            <w:r>
              <w:rPr>
                <w:rFonts w:ascii="Consolas" w:eastAsia="Consolas" w:hAnsi="Consolas" w:cs="Consolas"/>
                <w:color w:val="24405B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24405B"/>
                <w:sz w:val="18"/>
                <w:szCs w:val="18"/>
              </w:rPr>
              <w:t xml:space="preserve"> e reinstala dependências</w:t>
            </w:r>
          </w:p>
        </w:tc>
      </w:tr>
    </w:tbl>
    <w:p w14:paraId="3326DC29" w14:textId="77777777" w:rsidR="005C0FB5" w:rsidRDefault="009A2E32">
      <w:pPr>
        <w:pStyle w:val="Ttulo2"/>
      </w:pPr>
      <w:bookmarkStart w:id="111" w:name="_Toc234237651"/>
      <w:r>
        <w:t>7.3. Atualizar seletores após mudança no portal</w:t>
      </w:r>
      <w:bookmarkEnd w:id="111"/>
    </w:p>
    <w:p w14:paraId="74D8E0C4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Inspecione o elemento no Chrome (F12).</w:t>
      </w:r>
    </w:p>
    <w:p w14:paraId="3F33B12B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Prefira id/</w:t>
      </w:r>
      <w:proofErr w:type="spellStart"/>
      <w:r>
        <w:t>name</w:t>
      </w:r>
      <w:proofErr w:type="spellEnd"/>
      <w:r>
        <w:t xml:space="preserve">/texto a </w:t>
      </w:r>
      <w:proofErr w:type="spellStart"/>
      <w:r>
        <w:t>XPath</w:t>
      </w:r>
      <w:proofErr w:type="spellEnd"/>
      <w:r>
        <w:t xml:space="preserve"> absoluto.</w:t>
      </w:r>
    </w:p>
    <w:p w14:paraId="3D20A31A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Atualize o seletor correspondente em fluxoV2.py e teste com uma única classe.</w:t>
      </w:r>
    </w:p>
    <w:p w14:paraId="281DE62D" w14:textId="77777777" w:rsidR="005C0FB5" w:rsidRDefault="009A2E32">
      <w:pPr>
        <w:pStyle w:val="Ttulo2"/>
      </w:pPr>
      <w:bookmarkStart w:id="112" w:name="_Toc234237652"/>
      <w:r>
        <w:t>7.4. Rodar o teste de estabilidade</w:t>
      </w:r>
      <w:bookmarkEnd w:id="1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0FB5" w14:paraId="0482E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DE3E8"/>
              <w:left w:val="single" w:sz="18" w:space="0" w:color="2E75B6"/>
              <w:bottom w:val="single" w:sz="2" w:space="0" w:color="DDE3E8"/>
              <w:right w:val="single" w:sz="2" w:space="0" w:color="DDE3E8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E141C00" w14:textId="77777777" w:rsidR="005C0FB5" w:rsidRDefault="009A2E32">
            <w:pPr>
              <w:spacing w:after="18"/>
            </w:pPr>
            <w:proofErr w:type="spellStart"/>
            <w:r>
              <w:rPr>
                <w:rFonts w:ascii="Consolas" w:eastAsia="Consolas" w:hAnsi="Consolas" w:cs="Consolas"/>
                <w:color w:val="24405B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24405B"/>
                <w:sz w:val="18"/>
                <w:szCs w:val="18"/>
              </w:rPr>
              <w:t xml:space="preserve"> testes.py</w:t>
            </w:r>
          </w:p>
        </w:tc>
      </w:tr>
    </w:tbl>
    <w:p w14:paraId="2C3FB76F" w14:textId="77777777" w:rsidR="005C0FB5" w:rsidRDefault="009A2E32">
      <w:pPr>
        <w:spacing w:after="140" w:line="276" w:lineRule="auto"/>
      </w:pPr>
      <w:r>
        <w:t>Verifique a taxa de erro reportada ao final. Use após qualquer alteração relevante.</w:t>
      </w:r>
    </w:p>
    <w:p w14:paraId="236CDEF7" w14:textId="77777777" w:rsidR="005C0FB5" w:rsidRDefault="009A2E32">
      <w:pPr>
        <w:pStyle w:val="Ttulo1"/>
      </w:pPr>
      <w:bookmarkStart w:id="113" w:name="_Toc234237653"/>
      <w:r>
        <w:t>8. Artefatos de saída</w:t>
      </w:r>
      <w:bookmarkEnd w:id="113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560"/>
        <w:gridCol w:w="3100"/>
      </w:tblGrid>
      <w:tr w:rsidR="005C0FB5" w14:paraId="710C41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261B4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Pasta</w:t>
            </w:r>
          </w:p>
        </w:tc>
        <w:tc>
          <w:tcPr>
            <w:tcW w:w="356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5B042B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Conteúdo</w:t>
            </w:r>
          </w:p>
        </w:tc>
        <w:tc>
          <w:tcPr>
            <w:tcW w:w="310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BBADEE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Padrão de nome</w:t>
            </w:r>
          </w:p>
        </w:tc>
      </w:tr>
      <w:tr w:rsidR="005C0FB5" w14:paraId="5ACAFE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E45341B" w14:textId="77777777" w:rsidR="005C0FB5" w:rsidRDefault="009A2E32">
            <w:proofErr w:type="spellStart"/>
            <w:r>
              <w:rPr>
                <w:sz w:val="21"/>
                <w:szCs w:val="21"/>
              </w:rPr>
              <w:t>RelatoriosExtraidos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FECD988" w14:textId="77777777" w:rsidR="005C0FB5" w:rsidRDefault="009A2E32">
            <w:r>
              <w:rPr>
                <w:sz w:val="21"/>
                <w:szCs w:val="21"/>
              </w:rPr>
              <w:t>Arquivo bruto do portal</w:t>
            </w:r>
          </w:p>
        </w:tc>
        <w:tc>
          <w:tcPr>
            <w:tcW w:w="31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C621BA2" w14:textId="77777777" w:rsidR="005C0FB5" w:rsidRDefault="009A2E32">
            <w:r>
              <w:rPr>
                <w:sz w:val="21"/>
                <w:szCs w:val="21"/>
              </w:rPr>
              <w:t>(nome original do portal).xlsx</w:t>
            </w:r>
          </w:p>
        </w:tc>
      </w:tr>
      <w:tr w:rsidR="005C0FB5" w14:paraId="15359D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38A1B0DF" w14:textId="77777777" w:rsidR="005C0FB5" w:rsidRDefault="009A2E32">
            <w:proofErr w:type="spellStart"/>
            <w:r>
              <w:rPr>
                <w:sz w:val="21"/>
                <w:szCs w:val="21"/>
              </w:rPr>
              <w:t>RelatoriosTratados</w:t>
            </w:r>
            <w:proofErr w:type="spellEnd"/>
          </w:p>
        </w:tc>
        <w:tc>
          <w:tcPr>
            <w:tcW w:w="35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E0B2365" w14:textId="77777777" w:rsidR="005C0FB5" w:rsidRDefault="009A2E32">
            <w:r>
              <w:rPr>
                <w:sz w:val="21"/>
                <w:szCs w:val="21"/>
              </w:rPr>
              <w:t>Planilha final tratada</w:t>
            </w:r>
          </w:p>
        </w:tc>
        <w:tc>
          <w:tcPr>
            <w:tcW w:w="31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C599EFF" w14:textId="77777777" w:rsidR="005C0FB5" w:rsidRDefault="009A2E32">
            <w:r>
              <w:rPr>
                <w:sz w:val="21"/>
                <w:szCs w:val="21"/>
              </w:rPr>
              <w:t>CATEGORIA - data.xlsx</w:t>
            </w:r>
          </w:p>
        </w:tc>
      </w:tr>
      <w:tr w:rsidR="005C0FB5" w14:paraId="6D3B6D8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44E8949D" w14:textId="77777777" w:rsidR="005C0FB5" w:rsidRDefault="009A2E32">
            <w:proofErr w:type="spellStart"/>
            <w:r>
              <w:rPr>
                <w:sz w:val="21"/>
                <w:szCs w:val="21"/>
              </w:rPr>
              <w:t>RelatoriosGPT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99A25B3" w14:textId="77777777" w:rsidR="005C0FB5" w:rsidRDefault="009A2E32">
            <w:r>
              <w:rPr>
                <w:sz w:val="21"/>
                <w:szCs w:val="21"/>
              </w:rPr>
              <w:t>Cópia para consumo de IA</w:t>
            </w:r>
          </w:p>
        </w:tc>
        <w:tc>
          <w:tcPr>
            <w:tcW w:w="31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9A515A0" w14:textId="77777777" w:rsidR="005C0FB5" w:rsidRDefault="009A2E32">
            <w:proofErr w:type="spellStart"/>
            <w:r>
              <w:rPr>
                <w:sz w:val="21"/>
                <w:szCs w:val="21"/>
              </w:rPr>
              <w:t>Dados_Fundos</w:t>
            </w:r>
            <w:proofErr w:type="spellEnd"/>
            <w:r>
              <w:rPr>
                <w:sz w:val="21"/>
                <w:szCs w:val="21"/>
              </w:rPr>
              <w:t xml:space="preserve"> CATEGORIA.xlsx</w:t>
            </w:r>
          </w:p>
        </w:tc>
      </w:tr>
    </w:tbl>
    <w:p w14:paraId="1BE66635" w14:textId="77777777" w:rsidR="005C0FB5" w:rsidRDefault="009A2E32">
      <w:pPr>
        <w:pStyle w:val="Ttulo1"/>
      </w:pPr>
      <w:bookmarkStart w:id="114" w:name="_Toc234237654"/>
      <w:r>
        <w:t>9. Glossário</w:t>
      </w:r>
      <w:bookmarkEnd w:id="114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5C0FB5" w14:paraId="5A614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BCAB4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Termo</w:t>
            </w:r>
          </w:p>
        </w:tc>
        <w:tc>
          <w:tcPr>
            <w:tcW w:w="6660" w:type="dxa"/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CC5839" w14:textId="77777777" w:rsidR="005C0FB5" w:rsidRDefault="009A2E32">
            <w:r>
              <w:rPr>
                <w:b/>
                <w:bCs/>
                <w:color w:val="FFFFFF"/>
                <w:sz w:val="21"/>
                <w:szCs w:val="21"/>
              </w:rPr>
              <w:t>Significado</w:t>
            </w:r>
          </w:p>
        </w:tc>
      </w:tr>
      <w:tr w:rsidR="005C0FB5" w14:paraId="7B5802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61F4D1E1" w14:textId="77777777" w:rsidR="005C0FB5" w:rsidRDefault="009A2E32">
            <w:r>
              <w:rPr>
                <w:sz w:val="21"/>
                <w:szCs w:val="21"/>
              </w:rPr>
              <w:t xml:space="preserve">Classe </w:t>
            </w:r>
            <w:proofErr w:type="spellStart"/>
            <w:r>
              <w:rPr>
                <w:sz w:val="21"/>
                <w:szCs w:val="21"/>
              </w:rPr>
              <w:t>Anbima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824803B" w14:textId="77777777" w:rsidR="005C0FB5" w:rsidRDefault="009A2E32">
            <w:r>
              <w:rPr>
                <w:sz w:val="21"/>
                <w:szCs w:val="21"/>
              </w:rPr>
              <w:t>Classificação padronizada de fundos de investimento.</w:t>
            </w:r>
          </w:p>
        </w:tc>
      </w:tr>
      <w:tr w:rsidR="005C0FB5" w14:paraId="036293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A684CAB" w14:textId="77777777" w:rsidR="005C0FB5" w:rsidRDefault="009A2E32">
            <w:r>
              <w:rPr>
                <w:sz w:val="21"/>
                <w:szCs w:val="21"/>
              </w:rPr>
              <w:t>CDI / IBOVESPA / IFIX</w:t>
            </w:r>
          </w:p>
        </w:tc>
        <w:tc>
          <w:tcPr>
            <w:tcW w:w="6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E523908" w14:textId="77777777" w:rsidR="005C0FB5" w:rsidRDefault="009A2E32">
            <w:r>
              <w:rPr>
                <w:sz w:val="21"/>
                <w:szCs w:val="21"/>
              </w:rPr>
              <w:t>Indicadores de referência (benchmarks) usados na base.</w:t>
            </w:r>
          </w:p>
        </w:tc>
      </w:tr>
      <w:tr w:rsidR="005C0FB5" w14:paraId="43443F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7C4DDB8" w14:textId="77777777" w:rsidR="005C0FB5" w:rsidRDefault="009A2E32">
            <w:proofErr w:type="spellStart"/>
            <w:r>
              <w:rPr>
                <w:sz w:val="21"/>
                <w:szCs w:val="21"/>
              </w:rPr>
              <w:t>WebDriver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567AE230" w14:textId="77777777" w:rsidR="005C0FB5" w:rsidRDefault="009A2E32">
            <w:r>
              <w:rPr>
                <w:sz w:val="21"/>
                <w:szCs w:val="21"/>
              </w:rPr>
              <w:t xml:space="preserve">Componente que permite o </w:t>
            </w:r>
            <w:proofErr w:type="spellStart"/>
            <w:r>
              <w:rPr>
                <w:sz w:val="21"/>
                <w:szCs w:val="21"/>
              </w:rPr>
              <w:t>Selenium</w:t>
            </w:r>
            <w:proofErr w:type="spellEnd"/>
            <w:r>
              <w:rPr>
                <w:sz w:val="21"/>
                <w:szCs w:val="21"/>
              </w:rPr>
              <w:t xml:space="preserve"> controlar o navegador.</w:t>
            </w:r>
          </w:p>
        </w:tc>
      </w:tr>
      <w:tr w:rsidR="005C0FB5" w14:paraId="737C14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2C44F934" w14:textId="77777777" w:rsidR="005C0FB5" w:rsidRDefault="009A2E32">
            <w:proofErr w:type="spellStart"/>
            <w:r>
              <w:rPr>
                <w:sz w:val="21"/>
                <w:szCs w:val="21"/>
              </w:rPr>
              <w:t>XPath</w:t>
            </w:r>
            <w:proofErr w:type="spellEnd"/>
          </w:p>
        </w:tc>
        <w:tc>
          <w:tcPr>
            <w:tcW w:w="6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6D190259" w14:textId="77777777" w:rsidR="005C0FB5" w:rsidRDefault="009A2E32">
            <w:r>
              <w:rPr>
                <w:sz w:val="21"/>
                <w:szCs w:val="21"/>
              </w:rPr>
              <w:t>Linguagem de localização de elementos em páginas HTML.</w:t>
            </w:r>
          </w:p>
        </w:tc>
      </w:tr>
      <w:tr w:rsidR="005C0FB5" w14:paraId="3095C5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A3CC1F5" w14:textId="77777777" w:rsidR="005C0FB5" w:rsidRDefault="009A2E32">
            <w:r>
              <w:rPr>
                <w:sz w:val="21"/>
                <w:szCs w:val="21"/>
              </w:rPr>
              <w:t>iframe</w:t>
            </w:r>
          </w:p>
        </w:tc>
        <w:tc>
          <w:tcPr>
            <w:tcW w:w="6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07E9D4CF" w14:textId="77777777" w:rsidR="005C0FB5" w:rsidRDefault="009A2E32">
            <w:r>
              <w:rPr>
                <w:sz w:val="21"/>
                <w:szCs w:val="21"/>
              </w:rPr>
              <w:t xml:space="preserve">Quadro embutido na página; exige troca de contexto no </w:t>
            </w:r>
            <w:proofErr w:type="spellStart"/>
            <w:r>
              <w:rPr>
                <w:sz w:val="21"/>
                <w:szCs w:val="21"/>
              </w:rPr>
              <w:t>Selenium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5C0FB5" w14:paraId="7C0EEC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CD87A7B" w14:textId="77777777" w:rsidR="005C0FB5" w:rsidRDefault="009A2E32">
            <w:proofErr w:type="spellStart"/>
            <w:r>
              <w:rPr>
                <w:sz w:val="21"/>
                <w:szCs w:val="21"/>
              </w:rPr>
              <w:t>venv</w:t>
            </w:r>
            <w:proofErr w:type="spellEnd"/>
          </w:p>
        </w:tc>
        <w:tc>
          <w:tcPr>
            <w:tcW w:w="6660" w:type="dxa"/>
            <w:shd w:val="clear" w:color="auto" w:fill="F4F8FC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17DFB427" w14:textId="77777777" w:rsidR="005C0FB5" w:rsidRDefault="009A2E32">
            <w:r>
              <w:rPr>
                <w:sz w:val="21"/>
                <w:szCs w:val="21"/>
              </w:rPr>
              <w:t>Ambiente virtual Python isolado para as dependências do projeto.</w:t>
            </w:r>
          </w:p>
        </w:tc>
      </w:tr>
      <w:tr w:rsidR="005C0FB5" w14:paraId="16F968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6388248F" w14:textId="77777777" w:rsidR="005C0FB5" w:rsidRDefault="009A2E32">
            <w:r>
              <w:rPr>
                <w:sz w:val="21"/>
                <w:szCs w:val="21"/>
              </w:rPr>
              <w:t>RPA</w:t>
            </w:r>
          </w:p>
        </w:tc>
        <w:tc>
          <w:tcPr>
            <w:tcW w:w="6660" w:type="dxa"/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</w:tcPr>
          <w:p w14:paraId="78EF7F73" w14:textId="77777777" w:rsidR="005C0FB5" w:rsidRDefault="009A2E32">
            <w:proofErr w:type="spellStart"/>
            <w:r>
              <w:rPr>
                <w:sz w:val="21"/>
                <w:szCs w:val="21"/>
              </w:rPr>
              <w:t>Robotic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Process</w:t>
            </w:r>
            <w:proofErr w:type="spellEnd"/>
            <w:r>
              <w:rPr>
                <w:sz w:val="21"/>
                <w:szCs w:val="21"/>
              </w:rPr>
              <w:t xml:space="preserve"> Automation — automação de tarefas repetitivas.</w:t>
            </w:r>
          </w:p>
        </w:tc>
      </w:tr>
    </w:tbl>
    <w:p w14:paraId="792AA494" w14:textId="77777777" w:rsidR="005C0FB5" w:rsidRDefault="009A2E32">
      <w:pPr>
        <w:pStyle w:val="Ttulo1"/>
      </w:pPr>
      <w:bookmarkStart w:id="115" w:name="_Toc234237655"/>
      <w:r>
        <w:lastRenderedPageBreak/>
        <w:t>10. Melhorias sugeridas (backlog técnico)</w:t>
      </w:r>
      <w:bookmarkEnd w:id="115"/>
    </w:p>
    <w:p w14:paraId="73F8B6CD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 xml:space="preserve">Substituir o </w:t>
      </w:r>
      <w:proofErr w:type="spellStart"/>
      <w:r>
        <w:t>retry</w:t>
      </w:r>
      <w:proofErr w:type="spellEnd"/>
      <w:r>
        <w:t xml:space="preserve"> recursivo por laço com limite e </w:t>
      </w:r>
      <w:proofErr w:type="spellStart"/>
      <w:r>
        <w:t>backoff</w:t>
      </w:r>
      <w:proofErr w:type="spellEnd"/>
      <w:r>
        <w:t>.</w:t>
      </w:r>
    </w:p>
    <w:p w14:paraId="2789CC30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 xml:space="preserve">Reduzir </w:t>
      </w:r>
      <w:proofErr w:type="spellStart"/>
      <w:r>
        <w:t>XPaths</w:t>
      </w:r>
      <w:proofErr w:type="spellEnd"/>
      <w:r>
        <w:t xml:space="preserve"> absolutos e </w:t>
      </w:r>
      <w:proofErr w:type="spellStart"/>
      <w:r>
        <w:t>sleeps</w:t>
      </w:r>
      <w:proofErr w:type="spellEnd"/>
      <w:r>
        <w:t xml:space="preserve"> fixos.</w:t>
      </w:r>
    </w:p>
    <w:p w14:paraId="6C6B0EB3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Remover código morto comentado em Transform.py.</w:t>
      </w:r>
    </w:p>
    <w:p w14:paraId="621FCAE2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Externalizar parâmetros (nome do arquivo de medidas, timeouts) para um arquivo de configuração.</w:t>
      </w:r>
    </w:p>
    <w:p w14:paraId="78B722A1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 xml:space="preserve">Adicionar </w:t>
      </w:r>
      <w:proofErr w:type="spellStart"/>
      <w:r>
        <w:t>logging</w:t>
      </w:r>
      <w:proofErr w:type="spellEnd"/>
      <w:r>
        <w:t xml:space="preserve"> estruturado em arquivo, além das mensagens no terminal.</w:t>
      </w:r>
    </w:p>
    <w:p w14:paraId="24B87539" w14:textId="77777777" w:rsidR="005C0FB5" w:rsidRDefault="009A2E32">
      <w:pPr>
        <w:pStyle w:val="PargrafodaLista"/>
        <w:numPr>
          <w:ilvl w:val="0"/>
          <w:numId w:val="2"/>
        </w:numPr>
        <w:spacing w:after="70" w:line="268" w:lineRule="auto"/>
      </w:pPr>
      <w:r>
        <w:t>Ampliar validacaoFinal.py com checagem de colunas obrigatórias e tipos.</w:t>
      </w:r>
    </w:p>
    <w:p w14:paraId="5375D390" w14:textId="77777777" w:rsidR="005C0FB5" w:rsidRDefault="009A2E32">
      <w:pPr>
        <w:pStyle w:val="Ttulo1"/>
      </w:pPr>
      <w:bookmarkStart w:id="116" w:name="_Toc234237656"/>
      <w:r>
        <w:t>11. Contato</w:t>
      </w:r>
      <w:bookmarkEnd w:id="116"/>
    </w:p>
    <w:p w14:paraId="6A421C91" w14:textId="77777777" w:rsidR="005C0FB5" w:rsidRDefault="009A2E32">
      <w:pPr>
        <w:spacing w:after="140" w:line="276" w:lineRule="auto"/>
      </w:pPr>
      <w:r>
        <w:rPr>
          <w:color w:val="5A6B7A"/>
          <w:sz w:val="20"/>
          <w:szCs w:val="20"/>
        </w:rPr>
        <w:t>Desenvolvido por Levy Pinheiro — Levypinheiro2022@gmail.com</w:t>
      </w:r>
    </w:p>
    <w:sectPr w:rsidR="005C0FB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EE3C9" w14:textId="77777777" w:rsidR="009A2E32" w:rsidRDefault="009A2E32">
      <w:r>
        <w:separator/>
      </w:r>
    </w:p>
  </w:endnote>
  <w:endnote w:type="continuationSeparator" w:id="0">
    <w:p w14:paraId="4A14A066" w14:textId="77777777" w:rsidR="009A2E32" w:rsidRDefault="009A2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87A39" w14:textId="77777777" w:rsidR="005C0FB5" w:rsidRDefault="009A2E32">
    <w:pPr>
      <w:jc w:val="center"/>
    </w:pPr>
    <w:r>
      <w:rPr>
        <w:color w:val="5A6B7A"/>
        <w:sz w:val="16"/>
        <w:szCs w:val="16"/>
      </w:rPr>
      <w:t xml:space="preserve">Página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004B27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00DDA" w14:textId="77777777" w:rsidR="009A2E32" w:rsidRDefault="009A2E32">
      <w:r>
        <w:separator/>
      </w:r>
    </w:p>
  </w:footnote>
  <w:footnote w:type="continuationSeparator" w:id="0">
    <w:p w14:paraId="4F72D1FE" w14:textId="77777777" w:rsidR="009A2E32" w:rsidRDefault="009A2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4341" w14:textId="77777777" w:rsidR="005C0FB5" w:rsidRDefault="009A2E32">
    <w:pPr>
      <w:pBdr>
        <w:bottom w:val="single" w:sz="4" w:space="4" w:color="D5E1ED"/>
      </w:pBdr>
      <w:jc w:val="right"/>
    </w:pPr>
    <w:r>
      <w:rPr>
        <w:color w:val="5A6B7A"/>
        <w:sz w:val="16"/>
        <w:szCs w:val="16"/>
      </w:rPr>
      <w:t>Automação Quantum Axis ·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97C1E"/>
    <w:multiLevelType w:val="hybridMultilevel"/>
    <w:tmpl w:val="D3CCC1A2"/>
    <w:lvl w:ilvl="0" w:tplc="F5AEADF2">
      <w:start w:val="1"/>
      <w:numFmt w:val="bullet"/>
      <w:lvlText w:val="•"/>
      <w:lvlJc w:val="left"/>
      <w:pPr>
        <w:ind w:left="540" w:hanging="280"/>
      </w:pPr>
      <w:rPr>
        <w:color w:val="2E75B6"/>
      </w:rPr>
    </w:lvl>
    <w:lvl w:ilvl="1" w:tplc="A64ADDD8">
      <w:numFmt w:val="decimal"/>
      <w:lvlText w:val=""/>
      <w:lvlJc w:val="left"/>
    </w:lvl>
    <w:lvl w:ilvl="2" w:tplc="285826AC">
      <w:numFmt w:val="decimal"/>
      <w:lvlText w:val=""/>
      <w:lvlJc w:val="left"/>
    </w:lvl>
    <w:lvl w:ilvl="3" w:tplc="0AEC7578">
      <w:numFmt w:val="decimal"/>
      <w:lvlText w:val=""/>
      <w:lvlJc w:val="left"/>
    </w:lvl>
    <w:lvl w:ilvl="4" w:tplc="EB12B02E">
      <w:numFmt w:val="decimal"/>
      <w:lvlText w:val=""/>
      <w:lvlJc w:val="left"/>
    </w:lvl>
    <w:lvl w:ilvl="5" w:tplc="72AEEB8E">
      <w:numFmt w:val="decimal"/>
      <w:lvlText w:val=""/>
      <w:lvlJc w:val="left"/>
    </w:lvl>
    <w:lvl w:ilvl="6" w:tplc="622831FC">
      <w:numFmt w:val="decimal"/>
      <w:lvlText w:val=""/>
      <w:lvlJc w:val="left"/>
    </w:lvl>
    <w:lvl w:ilvl="7" w:tplc="FE32775E">
      <w:numFmt w:val="decimal"/>
      <w:lvlText w:val=""/>
      <w:lvlJc w:val="left"/>
    </w:lvl>
    <w:lvl w:ilvl="8" w:tplc="EE92FA84">
      <w:numFmt w:val="decimal"/>
      <w:lvlText w:val=""/>
      <w:lvlJc w:val="left"/>
    </w:lvl>
  </w:abstractNum>
  <w:abstractNum w:abstractNumId="1" w15:restartNumberingAfterBreak="0">
    <w:nsid w:val="1FB21DF9"/>
    <w:multiLevelType w:val="hybridMultilevel"/>
    <w:tmpl w:val="1410F222"/>
    <w:lvl w:ilvl="0" w:tplc="9F8AE284">
      <w:start w:val="1"/>
      <w:numFmt w:val="decimal"/>
      <w:lvlText w:val="%1."/>
      <w:lvlJc w:val="left"/>
      <w:pPr>
        <w:ind w:left="540" w:hanging="300"/>
      </w:pPr>
    </w:lvl>
    <w:lvl w:ilvl="1" w:tplc="5CD610E8">
      <w:numFmt w:val="decimal"/>
      <w:lvlText w:val=""/>
      <w:lvlJc w:val="left"/>
    </w:lvl>
    <w:lvl w:ilvl="2" w:tplc="EF5E7D32">
      <w:numFmt w:val="decimal"/>
      <w:lvlText w:val=""/>
      <w:lvlJc w:val="left"/>
    </w:lvl>
    <w:lvl w:ilvl="3" w:tplc="57C69FCC">
      <w:numFmt w:val="decimal"/>
      <w:lvlText w:val=""/>
      <w:lvlJc w:val="left"/>
    </w:lvl>
    <w:lvl w:ilvl="4" w:tplc="06182694">
      <w:numFmt w:val="decimal"/>
      <w:lvlText w:val=""/>
      <w:lvlJc w:val="left"/>
    </w:lvl>
    <w:lvl w:ilvl="5" w:tplc="7E0E419A">
      <w:numFmt w:val="decimal"/>
      <w:lvlText w:val=""/>
      <w:lvlJc w:val="left"/>
    </w:lvl>
    <w:lvl w:ilvl="6" w:tplc="37622F20">
      <w:numFmt w:val="decimal"/>
      <w:lvlText w:val=""/>
      <w:lvlJc w:val="left"/>
    </w:lvl>
    <w:lvl w:ilvl="7" w:tplc="3FFCF766">
      <w:numFmt w:val="decimal"/>
      <w:lvlText w:val=""/>
      <w:lvlJc w:val="left"/>
    </w:lvl>
    <w:lvl w:ilvl="8" w:tplc="8AB49DA8">
      <w:numFmt w:val="decimal"/>
      <w:lvlText w:val=""/>
      <w:lvlJc w:val="left"/>
    </w:lvl>
  </w:abstractNum>
  <w:abstractNum w:abstractNumId="2" w15:restartNumberingAfterBreak="0">
    <w:nsid w:val="5AC62BA5"/>
    <w:multiLevelType w:val="hybridMultilevel"/>
    <w:tmpl w:val="E6B06C12"/>
    <w:lvl w:ilvl="0" w:tplc="79763C06">
      <w:start w:val="1"/>
      <w:numFmt w:val="bullet"/>
      <w:lvlText w:val="●"/>
      <w:lvlJc w:val="left"/>
      <w:pPr>
        <w:ind w:left="720" w:hanging="360"/>
      </w:pPr>
    </w:lvl>
    <w:lvl w:ilvl="1" w:tplc="36FCAAD6">
      <w:start w:val="1"/>
      <w:numFmt w:val="bullet"/>
      <w:lvlText w:val="○"/>
      <w:lvlJc w:val="left"/>
      <w:pPr>
        <w:ind w:left="1440" w:hanging="360"/>
      </w:pPr>
    </w:lvl>
    <w:lvl w:ilvl="2" w:tplc="56E4E894">
      <w:start w:val="1"/>
      <w:numFmt w:val="bullet"/>
      <w:lvlText w:val="■"/>
      <w:lvlJc w:val="left"/>
      <w:pPr>
        <w:ind w:left="2160" w:hanging="360"/>
      </w:pPr>
    </w:lvl>
    <w:lvl w:ilvl="3" w:tplc="1A5A74EE">
      <w:start w:val="1"/>
      <w:numFmt w:val="bullet"/>
      <w:lvlText w:val="●"/>
      <w:lvlJc w:val="left"/>
      <w:pPr>
        <w:ind w:left="2880" w:hanging="360"/>
      </w:pPr>
    </w:lvl>
    <w:lvl w:ilvl="4" w:tplc="40C2E686">
      <w:start w:val="1"/>
      <w:numFmt w:val="bullet"/>
      <w:lvlText w:val="○"/>
      <w:lvlJc w:val="left"/>
      <w:pPr>
        <w:ind w:left="3600" w:hanging="360"/>
      </w:pPr>
    </w:lvl>
    <w:lvl w:ilvl="5" w:tplc="65362D86">
      <w:start w:val="1"/>
      <w:numFmt w:val="bullet"/>
      <w:lvlText w:val="■"/>
      <w:lvlJc w:val="left"/>
      <w:pPr>
        <w:ind w:left="4320" w:hanging="360"/>
      </w:pPr>
    </w:lvl>
    <w:lvl w:ilvl="6" w:tplc="D71CD188">
      <w:start w:val="1"/>
      <w:numFmt w:val="bullet"/>
      <w:lvlText w:val="●"/>
      <w:lvlJc w:val="left"/>
      <w:pPr>
        <w:ind w:left="5040" w:hanging="360"/>
      </w:pPr>
    </w:lvl>
    <w:lvl w:ilvl="7" w:tplc="0604096C">
      <w:start w:val="1"/>
      <w:numFmt w:val="bullet"/>
      <w:lvlText w:val="●"/>
      <w:lvlJc w:val="left"/>
      <w:pPr>
        <w:ind w:left="5760" w:hanging="360"/>
      </w:pPr>
    </w:lvl>
    <w:lvl w:ilvl="8" w:tplc="E5849820">
      <w:start w:val="1"/>
      <w:numFmt w:val="bullet"/>
      <w:lvlText w:val="●"/>
      <w:lvlJc w:val="left"/>
      <w:pPr>
        <w:ind w:left="6480" w:hanging="360"/>
      </w:pPr>
    </w:lvl>
  </w:abstractNum>
  <w:num w:numId="1" w16cid:durableId="976422363">
    <w:abstractNumId w:val="2"/>
    <w:lvlOverride w:ilvl="0">
      <w:startOverride w:val="1"/>
    </w:lvlOverride>
  </w:num>
  <w:num w:numId="2" w16cid:durableId="1098216777">
    <w:abstractNumId w:val="0"/>
    <w:lvlOverride w:ilvl="0">
      <w:startOverride w:val="1"/>
    </w:lvlOverride>
  </w:num>
  <w:num w:numId="3" w16cid:durableId="1925259911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BRINA Carla Alves da Silva Melo">
    <w15:presenceInfo w15:providerId="AD" w15:userId="S::sabrina.silva@capef.com.br::317eafb1-b31a-49b6-aa51-4726c16ca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B5"/>
    <w:rsid w:val="00004B27"/>
    <w:rsid w:val="002219A6"/>
    <w:rsid w:val="003A63B0"/>
    <w:rsid w:val="003B2BFF"/>
    <w:rsid w:val="00425E91"/>
    <w:rsid w:val="005C0FB5"/>
    <w:rsid w:val="009A2E32"/>
    <w:rsid w:val="00FC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5DC5D"/>
  <w15:docId w15:val="{9D1BE48D-C0AE-4610-AF24-0713E003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B9D2E8"/>
      </w:pBdr>
      <w:spacing w:before="340" w:after="16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3A5C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90"/>
      <w:outlineLvl w:val="2"/>
    </w:pPr>
    <w:rPr>
      <w:b/>
      <w:bCs/>
      <w:color w:val="3A6EA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004B2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04B2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04B27"/>
    <w:pPr>
      <w:spacing w:after="100"/>
      <w:ind w:left="440"/>
    </w:pPr>
  </w:style>
  <w:style w:type="paragraph" w:styleId="Reviso">
    <w:name w:val="Revision"/>
    <w:hidden/>
    <w:uiPriority w:val="99"/>
    <w:semiHidden/>
    <w:rsid w:val="00004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2301</Words>
  <Characters>12430</Characters>
  <Application>Microsoft Office Word</Application>
  <DocSecurity>0</DocSecurity>
  <Lines>103</Lines>
  <Paragraphs>29</Paragraphs>
  <ScaleCrop>false</ScaleCrop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SABRINA Carla Alves da Silva Melo</cp:lastModifiedBy>
  <cp:revision>8</cp:revision>
  <dcterms:created xsi:type="dcterms:W3CDTF">2026-06-22T18:21:00Z</dcterms:created>
  <dcterms:modified xsi:type="dcterms:W3CDTF">2026-07-06T16:48:00Z</dcterms:modified>
</cp:coreProperties>
</file>